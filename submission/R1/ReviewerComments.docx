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C2E81" w14:textId="6FBC9163" w:rsidR="00613609" w:rsidRPr="00A16DFA" w:rsidRDefault="00613609" w:rsidP="00613609">
      <w:pPr>
        <w:jc w:val="center"/>
        <w:rPr>
          <w:rFonts w:ascii="Times" w:eastAsia="Times New Roman" w:hAnsi="Times" w:cs="Arial"/>
          <w:b/>
          <w:bCs/>
          <w:color w:val="222222"/>
          <w:sz w:val="72"/>
          <w:szCs w:val="72"/>
        </w:rPr>
      </w:pPr>
      <w:r w:rsidRPr="00A16DFA">
        <w:rPr>
          <w:rFonts w:ascii="Times" w:eastAsia="Times New Roman" w:hAnsi="Times" w:cs="Arial"/>
          <w:b/>
          <w:bCs/>
          <w:color w:val="222222"/>
          <w:sz w:val="72"/>
          <w:szCs w:val="72"/>
        </w:rPr>
        <w:t>Revision</w:t>
      </w:r>
    </w:p>
    <w:p w14:paraId="4F666790" w14:textId="77777777" w:rsidR="00613609" w:rsidRPr="008A080A" w:rsidRDefault="00613609" w:rsidP="00613609">
      <w:pPr>
        <w:jc w:val="both"/>
        <w:rPr>
          <w:rFonts w:ascii="Times" w:hAnsi="Times" w:cs="Times New Roman"/>
          <w:shd w:val="clear" w:color="auto" w:fill="E2EFD9" w:themeFill="accent6" w:themeFillTint="33"/>
        </w:rPr>
      </w:pPr>
    </w:p>
    <w:p w14:paraId="3628E4B7" w14:textId="143B6707" w:rsidR="00613609" w:rsidRPr="008A080A" w:rsidRDefault="00613609" w:rsidP="00613609">
      <w:pPr>
        <w:jc w:val="both"/>
        <w:rPr>
          <w:rFonts w:ascii="Times" w:hAnsi="Times" w:cs="Times New Roman"/>
        </w:rPr>
      </w:pPr>
      <w:r w:rsidRPr="008A080A">
        <w:rPr>
          <w:rFonts w:ascii="Times" w:hAnsi="Times" w:cs="Times New Roman"/>
          <w:shd w:val="clear" w:color="auto" w:fill="E2EFD9" w:themeFill="accent6" w:themeFillTint="33"/>
        </w:rPr>
        <w:t>We thank the editor, as well as the reviewer for the time taken to review our work, and for the encouraging comments and insightful remarks. We have answered, and addressed, all points below.</w:t>
      </w:r>
      <w:r w:rsidR="00E85F69" w:rsidRPr="008A080A">
        <w:rPr>
          <w:rFonts w:ascii="Times" w:hAnsi="Times" w:cs="Times New Roman"/>
          <w:shd w:val="clear" w:color="auto" w:fill="E2EFD9" w:themeFill="accent6" w:themeFillTint="33"/>
        </w:rPr>
        <w:t xml:space="preserve"> All corresponding corrections </w:t>
      </w:r>
      <w:r w:rsidR="00E85F69" w:rsidRPr="00E22ECF">
        <w:rPr>
          <w:rFonts w:ascii="Times" w:hAnsi="Times" w:cs="Times New Roman"/>
          <w:shd w:val="clear" w:color="auto" w:fill="E2EFD9" w:themeFill="accent6" w:themeFillTint="33"/>
        </w:rPr>
        <w:t xml:space="preserve">are </w:t>
      </w:r>
      <w:r w:rsidR="00E22ECF" w:rsidRPr="00E22ECF">
        <w:rPr>
          <w:rFonts w:ascii="Times" w:hAnsi="Times" w:cs="Times New Roman"/>
          <w:shd w:val="clear" w:color="auto" w:fill="E2EFD9" w:themeFill="accent6" w:themeFillTint="33"/>
        </w:rPr>
        <w:t xml:space="preserve">bolden </w:t>
      </w:r>
      <w:r w:rsidR="00E85F69" w:rsidRPr="00E22ECF">
        <w:rPr>
          <w:rFonts w:ascii="Times" w:hAnsi="Times" w:cs="Times New Roman"/>
          <w:shd w:val="clear" w:color="auto" w:fill="E2EFD9" w:themeFill="accent6" w:themeFillTint="33"/>
        </w:rPr>
        <w:t>in the main manuscript document</w:t>
      </w:r>
      <w:r w:rsidR="00E85F69" w:rsidRPr="008A080A">
        <w:rPr>
          <w:rFonts w:ascii="Times" w:hAnsi="Times" w:cs="Times New Roman"/>
          <w:shd w:val="clear" w:color="auto" w:fill="E2EFD9" w:themeFill="accent6" w:themeFillTint="33"/>
        </w:rPr>
        <w:t xml:space="preserve">. </w:t>
      </w:r>
      <w:r w:rsidR="00920F46" w:rsidRPr="008A080A">
        <w:rPr>
          <w:rFonts w:ascii="Times" w:hAnsi="Times" w:cs="Times New Roman"/>
          <w:shd w:val="clear" w:color="auto" w:fill="E2EFD9" w:themeFill="accent6" w:themeFillTint="33"/>
        </w:rPr>
        <w:t>Major restructuring of text and changes are highlighted in yellow.</w:t>
      </w:r>
      <w:r w:rsidR="00AD32E2">
        <w:rPr>
          <w:rFonts w:ascii="Times" w:hAnsi="Times" w:cs="Times New Roman"/>
          <w:shd w:val="clear" w:color="auto" w:fill="E2EFD9" w:themeFill="accent6" w:themeFillTint="33"/>
        </w:rPr>
        <w:t xml:space="preserve"> The additions/modifications (underlined) in the tables attached in the manuscript are also reflected in the individual editable tables uploaded.</w:t>
      </w:r>
    </w:p>
    <w:p w14:paraId="30227D2D" w14:textId="77777777" w:rsidR="00613609" w:rsidRPr="008A080A" w:rsidRDefault="00613609" w:rsidP="00843998">
      <w:pPr>
        <w:rPr>
          <w:rFonts w:ascii="Times" w:eastAsia="Times New Roman" w:hAnsi="Times" w:cs="Arial"/>
          <w:b/>
          <w:bCs/>
          <w:color w:val="222222"/>
        </w:rPr>
      </w:pPr>
    </w:p>
    <w:p w14:paraId="755D996A" w14:textId="13A71069" w:rsidR="00A41FFF" w:rsidRDefault="00A41FFF" w:rsidP="00843998">
      <w:pPr>
        <w:rPr>
          <w:rFonts w:ascii="Times" w:eastAsia="Times New Roman" w:hAnsi="Times" w:cs="Arial"/>
          <w:color w:val="222222"/>
          <w:shd w:val="clear" w:color="auto" w:fill="FFFFFF"/>
        </w:rPr>
      </w:pPr>
      <w:r w:rsidRPr="00A16DFA">
        <w:rPr>
          <w:rFonts w:ascii="Times" w:eastAsia="Times New Roman" w:hAnsi="Times" w:cs="Arial"/>
          <w:b/>
          <w:bCs/>
          <w:color w:val="222222"/>
          <w:sz w:val="40"/>
          <w:szCs w:val="40"/>
        </w:rPr>
        <w:t xml:space="preserve">REVIEWER #1 </w:t>
      </w:r>
      <w:r w:rsidRPr="008A080A">
        <w:rPr>
          <w:rFonts w:ascii="Times" w:eastAsia="Times New Roman" w:hAnsi="Times" w:cs="Arial"/>
          <w:b/>
          <w:bCs/>
          <w:color w:val="222222"/>
        </w:rPr>
        <w:br/>
      </w:r>
    </w:p>
    <w:p w14:paraId="760830B6"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1. Literature.</w:t>
      </w:r>
    </w:p>
    <w:p w14:paraId="3341AAB5" w14:textId="77777777" w:rsidR="00A16DFA" w:rsidRPr="00A16DFA" w:rsidRDefault="00A16DFA" w:rsidP="00A16DFA">
      <w:pPr>
        <w:rPr>
          <w:rFonts w:ascii="Times" w:eastAsia="Times New Roman" w:hAnsi="Times" w:cs="Arial"/>
          <w:color w:val="222222"/>
          <w:shd w:val="clear" w:color="auto" w:fill="FFFFFF"/>
        </w:rPr>
      </w:pPr>
    </w:p>
    <w:p w14:paraId="793EAD81" w14:textId="3EA7BBFE"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 introduction mentions the evidence against a </w:t>
      </w:r>
      <w:r w:rsidRPr="00A16DFA">
        <w:rPr>
          <w:rFonts w:ascii="Times" w:eastAsia="Times New Roman" w:hAnsi="Times" w:cs="Arial"/>
          <w:color w:val="222222"/>
          <w:u w:val="single"/>
          <w:shd w:val="clear" w:color="auto" w:fill="FFFFFF"/>
        </w:rPr>
        <w:t>general factor</w:t>
      </w:r>
      <w:r w:rsidRPr="00A16DFA">
        <w:rPr>
          <w:rFonts w:ascii="Times" w:eastAsia="Times New Roman" w:hAnsi="Times" w:cs="Arial"/>
          <w:color w:val="222222"/>
          <w:shd w:val="clear" w:color="auto" w:fill="FFFFFF"/>
        </w:rPr>
        <w:t xml:space="preserve">. This part is critical for the aim of the </w:t>
      </w:r>
      <w:proofErr w:type="gramStart"/>
      <w:r w:rsidRPr="00A16DFA">
        <w:rPr>
          <w:rFonts w:ascii="Times" w:eastAsia="Times New Roman" w:hAnsi="Times" w:cs="Arial"/>
          <w:color w:val="222222"/>
          <w:shd w:val="clear" w:color="auto" w:fill="FFFFFF"/>
        </w:rPr>
        <w:t>paper, and</w:t>
      </w:r>
      <w:proofErr w:type="gramEnd"/>
      <w:r w:rsidRPr="00A16DFA">
        <w:rPr>
          <w:rFonts w:ascii="Times" w:eastAsia="Times New Roman" w:hAnsi="Times" w:cs="Arial"/>
          <w:color w:val="222222"/>
          <w:shd w:val="clear" w:color="auto" w:fill="FFFFFF"/>
        </w:rPr>
        <w:t xml:space="preserve"> needs to be expanded. The evidence should be described, as then the reader can compare to the new evidence. Differences in methodology are important. A few more recent papers are missing:</w:t>
      </w:r>
    </w:p>
    <w:p w14:paraId="43E3D883" w14:textId="77777777" w:rsidR="00A16DFA" w:rsidRPr="00A16DFA" w:rsidRDefault="00A16DFA" w:rsidP="00A16DFA">
      <w:pPr>
        <w:rPr>
          <w:rFonts w:ascii="Times" w:eastAsia="Times New Roman" w:hAnsi="Times" w:cs="Arial"/>
          <w:color w:val="222222"/>
          <w:shd w:val="clear" w:color="auto" w:fill="FFFFFF"/>
        </w:rPr>
      </w:pPr>
    </w:p>
    <w:p w14:paraId="74932033"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Cretenoud, et al. (2021) Individual differences in the perception of visual illusions are stable across eyes, time, and measurement methods. Journal of Vision 21(5):26</w:t>
      </w:r>
    </w:p>
    <w:p w14:paraId="4B474BEC"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Cretenoud, et al. (2021). How do visual skills relate to action video game </w:t>
      </w:r>
      <w:proofErr w:type="gramStart"/>
      <w:r w:rsidRPr="00A16DFA">
        <w:rPr>
          <w:rFonts w:ascii="Times" w:eastAsia="Times New Roman" w:hAnsi="Times" w:cs="Arial"/>
          <w:color w:val="222222"/>
          <w:shd w:val="clear" w:color="auto" w:fill="FFFFFF"/>
        </w:rPr>
        <w:t>performance?.</w:t>
      </w:r>
      <w:proofErr w:type="gramEnd"/>
      <w:r w:rsidRPr="00A16DFA">
        <w:rPr>
          <w:rFonts w:ascii="Times" w:eastAsia="Times New Roman" w:hAnsi="Times" w:cs="Arial"/>
          <w:color w:val="222222"/>
          <w:shd w:val="clear" w:color="auto" w:fill="FFFFFF"/>
        </w:rPr>
        <w:t xml:space="preserve"> Journal of Vision, 21(7), 10.</w:t>
      </w:r>
    </w:p>
    <w:p w14:paraId="09387F45"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Cretenoud, et al. (2020). Individual Differences in the Muller-</w:t>
      </w:r>
      <w:proofErr w:type="spellStart"/>
      <w:r w:rsidRPr="00A16DFA">
        <w:rPr>
          <w:rFonts w:ascii="Times" w:eastAsia="Times New Roman" w:hAnsi="Times" w:cs="Arial"/>
          <w:color w:val="222222"/>
          <w:shd w:val="clear" w:color="auto" w:fill="FFFFFF"/>
        </w:rPr>
        <w:t>Lyer</w:t>
      </w:r>
      <w:proofErr w:type="spellEnd"/>
      <w:r w:rsidRPr="00A16DFA">
        <w:rPr>
          <w:rFonts w:ascii="Times" w:eastAsia="Times New Roman" w:hAnsi="Times" w:cs="Arial"/>
          <w:color w:val="222222"/>
          <w:shd w:val="clear" w:color="auto" w:fill="FFFFFF"/>
        </w:rPr>
        <w:t xml:space="preserve"> and </w:t>
      </w:r>
      <w:proofErr w:type="spellStart"/>
      <w:r w:rsidRPr="00A16DFA">
        <w:rPr>
          <w:rFonts w:ascii="Times" w:eastAsia="Times New Roman" w:hAnsi="Times" w:cs="Arial"/>
          <w:color w:val="222222"/>
          <w:shd w:val="clear" w:color="auto" w:fill="FFFFFF"/>
        </w:rPr>
        <w:t>Ponzo</w:t>
      </w:r>
      <w:proofErr w:type="spellEnd"/>
      <w:r w:rsidRPr="00A16DFA">
        <w:rPr>
          <w:rFonts w:ascii="Times" w:eastAsia="Times New Roman" w:hAnsi="Times" w:cs="Arial"/>
          <w:color w:val="222222"/>
          <w:shd w:val="clear" w:color="auto" w:fill="FFFFFF"/>
        </w:rPr>
        <w:t xml:space="preserve"> Illusions Are Stable Across Different Contexts. Journal of Vision, 20(6):4, 1-14.</w:t>
      </w:r>
    </w:p>
    <w:p w14:paraId="76741E84" w14:textId="5FC39F8B" w:rsidR="00A16DFA" w:rsidRDefault="00A16DFA" w:rsidP="00A16DFA">
      <w:pPr>
        <w:rPr>
          <w:rFonts w:ascii="Times" w:eastAsia="Times New Roman" w:hAnsi="Times" w:cs="Arial"/>
          <w:color w:val="222222"/>
          <w:shd w:val="clear" w:color="auto" w:fill="FFFFFF"/>
        </w:rPr>
      </w:pPr>
    </w:p>
    <w:p w14:paraId="039D9010" w14:textId="58829B90" w:rsidR="00297554" w:rsidRPr="005701F4" w:rsidRDefault="00734C18" w:rsidP="005701F4">
      <w:pPr>
        <w:shd w:val="clear" w:color="auto" w:fill="E2EFD9" w:themeFill="accent6" w:themeFillTint="33"/>
        <w:rPr>
          <w:rFonts w:ascii="Times New Roman" w:hAnsi="Times New Roman" w:cs="Times New Roman"/>
        </w:rPr>
      </w:pPr>
      <w:r w:rsidRPr="005701F4">
        <w:rPr>
          <w:rFonts w:ascii="Times New Roman" w:hAnsi="Times New Roman" w:cs="Times New Roman"/>
        </w:rPr>
        <w:t xml:space="preserve">We thank the reviewers for the suggested </w:t>
      </w:r>
      <w:r w:rsidR="00297554" w:rsidRPr="005701F4">
        <w:rPr>
          <w:rFonts w:ascii="Times New Roman" w:hAnsi="Times New Roman" w:cs="Times New Roman"/>
        </w:rPr>
        <w:t>papers. We have incorporated the relevant evidence from these papers accordingly (</w:t>
      </w:r>
      <w:r w:rsidR="005701F4" w:rsidRPr="005701F4">
        <w:rPr>
          <w:rFonts w:ascii="Times New Roman" w:hAnsi="Times New Roman" w:cs="Times New Roman"/>
        </w:rPr>
        <w:t xml:space="preserve">lines </w:t>
      </w:r>
      <w:r w:rsidR="00297554" w:rsidRPr="005701F4">
        <w:rPr>
          <w:rFonts w:ascii="Times New Roman" w:hAnsi="Times New Roman" w:cs="Times New Roman"/>
        </w:rPr>
        <w:t>XXX):</w:t>
      </w:r>
    </w:p>
    <w:p w14:paraId="463C19F8" w14:textId="77777777" w:rsidR="00297554" w:rsidRPr="005701F4" w:rsidRDefault="00297554" w:rsidP="005701F4">
      <w:pPr>
        <w:shd w:val="clear" w:color="auto" w:fill="E2EFD9" w:themeFill="accent6" w:themeFillTint="33"/>
        <w:rPr>
          <w:rFonts w:ascii="Times New Roman" w:hAnsi="Times New Roman" w:cs="Times New Roman"/>
        </w:rPr>
      </w:pPr>
    </w:p>
    <w:p w14:paraId="6ECC7F6B" w14:textId="7CDA4AB6" w:rsidR="00A16DFA" w:rsidRPr="005701F4" w:rsidRDefault="00297554" w:rsidP="005701F4">
      <w:pPr>
        <w:shd w:val="clear" w:color="auto" w:fill="E2EFD9" w:themeFill="accent6" w:themeFillTint="33"/>
        <w:rPr>
          <w:rFonts w:ascii="Times New Roman" w:hAnsi="Times New Roman" w:cs="Times New Roman"/>
          <w:i/>
          <w:iCs/>
        </w:rPr>
      </w:pPr>
      <w:commentRangeStart w:id="0"/>
      <w:r w:rsidRPr="005701F4">
        <w:rPr>
          <w:rFonts w:ascii="Times New Roman" w:hAnsi="Times New Roman" w:cs="Times New Roman"/>
          <w:i/>
          <w:iCs/>
        </w:rPr>
        <w:t>Moreover, conventional paradigms often focus on the participants' subjective experience, by asking them the extent to which they perceive two identical targets as different</w:t>
      </w:r>
      <w:r w:rsidR="001A1BD2" w:rsidRPr="005701F4">
        <w:rPr>
          <w:rFonts w:ascii="Times New Roman" w:hAnsi="Times New Roman" w:cs="Times New Roman"/>
          <w:i/>
          <w:iCs/>
        </w:rPr>
        <w:t>26</w:t>
      </w:r>
      <w:r w:rsidRPr="005701F4">
        <w:rPr>
          <w:rFonts w:ascii="Times New Roman" w:hAnsi="Times New Roman" w:cs="Times New Roman"/>
          <w:i/>
          <w:iCs/>
        </w:rPr>
        <w:t>, having them estimate the targets' physical properties</w:t>
      </w:r>
      <w:r w:rsidR="001A1BD2" w:rsidRPr="005701F4">
        <w:rPr>
          <w:rFonts w:ascii="Times New Roman" w:hAnsi="Times New Roman" w:cs="Times New Roman"/>
          <w:i/>
          <w:iCs/>
        </w:rPr>
        <w:t xml:space="preserve">27, </w:t>
      </w:r>
      <w:r w:rsidRPr="005701F4">
        <w:rPr>
          <w:rFonts w:ascii="Times New Roman" w:hAnsi="Times New Roman" w:cs="Times New Roman"/>
          <w:i/>
          <w:iCs/>
        </w:rPr>
        <w:t xml:space="preserve">or through </w:t>
      </w:r>
      <w:r w:rsidR="00722677" w:rsidRPr="005701F4">
        <w:rPr>
          <w:rFonts w:ascii="Times New Roman" w:hAnsi="Times New Roman" w:cs="Times New Roman"/>
          <w:i/>
          <w:iCs/>
        </w:rPr>
        <w:t>the</w:t>
      </w:r>
      <w:r w:rsidRPr="005701F4">
        <w:rPr>
          <w:rFonts w:ascii="Times New Roman" w:hAnsi="Times New Roman" w:cs="Times New Roman"/>
          <w:i/>
          <w:iCs/>
        </w:rPr>
        <w:t xml:space="preserve"> method of adjustment, </w:t>
      </w:r>
      <w:r w:rsidR="007E034A" w:rsidRPr="005701F4">
        <w:rPr>
          <w:rFonts w:ascii="Times New Roman" w:hAnsi="Times New Roman" w:cs="Times New Roman"/>
          <w:i/>
          <w:iCs/>
        </w:rPr>
        <w:t xml:space="preserve">which involves </w:t>
      </w:r>
      <w:r w:rsidRPr="005701F4">
        <w:rPr>
          <w:rFonts w:ascii="Times New Roman" w:hAnsi="Times New Roman" w:cs="Times New Roman"/>
          <w:i/>
          <w:iCs/>
        </w:rPr>
        <w:t>having them adjust the targets to perceptually match a reference stimulus</w:t>
      </w:r>
      <w:r w:rsidR="001A1BD2" w:rsidRPr="005701F4">
        <w:rPr>
          <w:rFonts w:ascii="Times New Roman" w:hAnsi="Times New Roman" w:cs="Times New Roman"/>
          <w:i/>
          <w:iCs/>
        </w:rPr>
        <w:t>16,28,29,30.</w:t>
      </w:r>
    </w:p>
    <w:p w14:paraId="73DF61CB" w14:textId="319FED6C" w:rsidR="00297554" w:rsidRPr="005701F4" w:rsidRDefault="005701F4" w:rsidP="005701F4">
      <w:pPr>
        <w:shd w:val="clear" w:color="auto" w:fill="E2EFD9" w:themeFill="accent6" w:themeFillTint="33"/>
        <w:rPr>
          <w:rFonts w:ascii="Times New Roman" w:hAnsi="Times New Roman" w:cs="Times New Roman"/>
          <w:i/>
          <w:iCs/>
        </w:rPr>
      </w:pPr>
      <w:r w:rsidRPr="005701F4">
        <w:rPr>
          <w:rFonts w:ascii="Times New Roman" w:hAnsi="Times New Roman" w:cs="Times New Roman"/>
          <w:i/>
          <w:iCs/>
        </w:rPr>
        <w:t>[</w:t>
      </w:r>
      <w:r w:rsidR="00722677" w:rsidRPr="005701F4">
        <w:rPr>
          <w:rFonts w:ascii="Times New Roman" w:hAnsi="Times New Roman" w:cs="Times New Roman"/>
          <w:i/>
          <w:iCs/>
        </w:rPr>
        <w:t>…</w:t>
      </w:r>
      <w:r w:rsidRPr="005701F4">
        <w:rPr>
          <w:rFonts w:ascii="Times New Roman" w:hAnsi="Times New Roman" w:cs="Times New Roman"/>
          <w:i/>
          <w:iCs/>
        </w:rPr>
        <w:t>]</w:t>
      </w:r>
    </w:p>
    <w:p w14:paraId="2BC0134E" w14:textId="5C240C29" w:rsidR="00297554" w:rsidRPr="005701F4" w:rsidRDefault="00722677" w:rsidP="005701F4">
      <w:pPr>
        <w:shd w:val="clear" w:color="auto" w:fill="E2EFD9" w:themeFill="accent6" w:themeFillTint="33"/>
        <w:rPr>
          <w:rFonts w:ascii="Times New Roman" w:eastAsia="Times New Roman" w:hAnsi="Times New Roman" w:cs="Times New Roman"/>
          <w:i/>
          <w:iCs/>
          <w:shd w:val="clear" w:color="auto" w:fill="FF0000"/>
        </w:rPr>
      </w:pPr>
      <w:r w:rsidRPr="005701F4">
        <w:rPr>
          <w:rFonts w:ascii="Times New Roman" w:hAnsi="Times New Roman" w:cs="Times New Roman"/>
          <w:i/>
          <w:iCs/>
        </w:rPr>
        <w:t>While some recent efforts have some made to implement more empirically rigorous paradigms</w:t>
      </w:r>
      <w:r w:rsidR="001A1BD2" w:rsidRPr="005701F4">
        <w:rPr>
          <w:rFonts w:ascii="Times New Roman" w:hAnsi="Times New Roman" w:cs="Times New Roman"/>
          <w:i/>
          <w:iCs/>
        </w:rPr>
        <w:t>31</w:t>
      </w:r>
      <w:r w:rsidR="004F7B2C" w:rsidRPr="005701F4">
        <w:rPr>
          <w:rFonts w:ascii="Times New Roman" w:hAnsi="Times New Roman" w:cs="Times New Roman"/>
          <w:i/>
          <w:iCs/>
        </w:rPr>
        <w:t>, most of the applied manipulations only focus on varying the physical dimensions of the illusion's target features without modulating its contextual elements</w:t>
      </w:r>
      <w:r w:rsidR="007E034A" w:rsidRPr="005701F4">
        <w:rPr>
          <w:rFonts w:ascii="Times New Roman" w:hAnsi="Times New Roman" w:cs="Times New Roman"/>
          <w:i/>
          <w:iCs/>
        </w:rPr>
        <w:t>,</w:t>
      </w:r>
      <w:r w:rsidR="004F7B2C" w:rsidRPr="005701F4">
        <w:rPr>
          <w:rFonts w:ascii="Times New Roman" w:hAnsi="Times New Roman" w:cs="Times New Roman"/>
          <w:i/>
          <w:iCs/>
        </w:rPr>
        <w:t xml:space="preserve"> hence limiting the varia</w:t>
      </w:r>
      <w:r w:rsidR="00A920B1" w:rsidRPr="005701F4">
        <w:rPr>
          <w:rFonts w:ascii="Times New Roman" w:hAnsi="Times New Roman" w:cs="Times New Roman"/>
          <w:i/>
          <w:iCs/>
        </w:rPr>
        <w:t>bility</w:t>
      </w:r>
      <w:r w:rsidR="004F7B2C" w:rsidRPr="005701F4">
        <w:rPr>
          <w:rFonts w:ascii="Times New Roman" w:hAnsi="Times New Roman" w:cs="Times New Roman"/>
          <w:i/>
          <w:iCs/>
        </w:rPr>
        <w:t xml:space="preserve"> in the</w:t>
      </w:r>
      <w:r w:rsidR="007E034A" w:rsidRPr="005701F4">
        <w:rPr>
          <w:rFonts w:ascii="Times New Roman" w:hAnsi="Times New Roman" w:cs="Times New Roman"/>
          <w:i/>
          <w:iCs/>
        </w:rPr>
        <w:t xml:space="preserve"> illusory effects of the</w:t>
      </w:r>
      <w:r w:rsidR="004F7B2C" w:rsidRPr="005701F4">
        <w:rPr>
          <w:rFonts w:ascii="Times New Roman" w:hAnsi="Times New Roman" w:cs="Times New Roman"/>
          <w:i/>
          <w:iCs/>
        </w:rPr>
        <w:t xml:space="preserve"> </w:t>
      </w:r>
      <w:r w:rsidR="007E034A" w:rsidRPr="005701F4">
        <w:rPr>
          <w:rFonts w:ascii="Times New Roman" w:hAnsi="Times New Roman" w:cs="Times New Roman"/>
          <w:i/>
          <w:iCs/>
        </w:rPr>
        <w:t>stimuli</w:t>
      </w:r>
      <w:r w:rsidR="004F7B2C" w:rsidRPr="005701F4">
        <w:rPr>
          <w:rFonts w:ascii="Times New Roman" w:hAnsi="Times New Roman" w:cs="Times New Roman"/>
          <w:i/>
          <w:iCs/>
        </w:rPr>
        <w:t xml:space="preserve"> </w:t>
      </w:r>
      <w:r w:rsidR="007E034A" w:rsidRPr="005701F4">
        <w:rPr>
          <w:rFonts w:ascii="Times New Roman" w:hAnsi="Times New Roman" w:cs="Times New Roman"/>
          <w:i/>
          <w:iCs/>
        </w:rPr>
        <w:t>presented</w:t>
      </w:r>
      <w:r w:rsidR="004F7B2C" w:rsidRPr="005701F4">
        <w:rPr>
          <w:rFonts w:ascii="Times New Roman" w:hAnsi="Times New Roman" w:cs="Times New Roman"/>
          <w:i/>
          <w:iCs/>
        </w:rPr>
        <w:t xml:space="preserve">. Furthermore, </w:t>
      </w:r>
      <w:r w:rsidR="00A920B1" w:rsidRPr="005701F4">
        <w:rPr>
          <w:rFonts w:ascii="Times New Roman" w:hAnsi="Times New Roman" w:cs="Times New Roman"/>
          <w:i/>
          <w:iCs/>
        </w:rPr>
        <w:t xml:space="preserve">such prior studies have typically generated stimuli whose targets’ physical attributes vary over a relatively </w:t>
      </w:r>
      <w:r w:rsidR="000D1B63" w:rsidRPr="005701F4">
        <w:rPr>
          <w:rFonts w:ascii="Times New Roman" w:hAnsi="Times New Roman" w:cs="Times New Roman"/>
          <w:i/>
          <w:iCs/>
        </w:rPr>
        <w:t>narrow</w:t>
      </w:r>
      <w:r w:rsidR="00A920B1" w:rsidRPr="005701F4">
        <w:rPr>
          <w:rFonts w:ascii="Times New Roman" w:hAnsi="Times New Roman" w:cs="Times New Roman"/>
          <w:i/>
          <w:iCs/>
        </w:rPr>
        <w:t xml:space="preserve"> range, </w:t>
      </w:r>
      <w:r w:rsidR="007E034A" w:rsidRPr="005701F4">
        <w:rPr>
          <w:rFonts w:ascii="Times New Roman" w:hAnsi="Times New Roman" w:cs="Times New Roman"/>
          <w:i/>
          <w:iCs/>
        </w:rPr>
        <w:t>thus</w:t>
      </w:r>
      <w:r w:rsidR="00A920B1" w:rsidRPr="005701F4">
        <w:rPr>
          <w:rFonts w:ascii="Times New Roman" w:hAnsi="Times New Roman" w:cs="Times New Roman"/>
          <w:i/>
          <w:iCs/>
        </w:rPr>
        <w:t xml:space="preserve"> further constraining the</w:t>
      </w:r>
      <w:r w:rsidR="004F7B2C" w:rsidRPr="005701F4">
        <w:rPr>
          <w:rFonts w:ascii="Times New Roman" w:hAnsi="Times New Roman" w:cs="Times New Roman"/>
          <w:i/>
          <w:iCs/>
        </w:rPr>
        <w:t xml:space="preserve"> </w:t>
      </w:r>
      <w:del w:id="1" w:author="Dominique Makowski (Dr)" w:date="2022-12-30T17:03:00Z">
        <w:r w:rsidR="00D71B78" w:rsidDel="00EA1211">
          <w:rPr>
            <w:rFonts w:ascii="Times New Roman" w:hAnsi="Times New Roman" w:cs="Times New Roman"/>
            <w:i/>
            <w:iCs/>
          </w:rPr>
          <w:delText>relaibility</w:delText>
        </w:r>
      </w:del>
      <w:ins w:id="2" w:author="Dominique Makowski (Dr)" w:date="2022-12-30T17:03:00Z">
        <w:r w:rsidR="00EA1211">
          <w:rPr>
            <w:rFonts w:ascii="Times New Roman" w:hAnsi="Times New Roman" w:cs="Times New Roman"/>
            <w:i/>
            <w:iCs/>
          </w:rPr>
          <w:t>reliability</w:t>
        </w:r>
      </w:ins>
      <w:r w:rsidR="007E034A" w:rsidRPr="005701F4">
        <w:rPr>
          <w:rFonts w:ascii="Times New Roman" w:hAnsi="Times New Roman" w:cs="Times New Roman"/>
          <w:i/>
          <w:iCs/>
        </w:rPr>
        <w:t xml:space="preserve"> of their findings</w:t>
      </w:r>
      <w:r w:rsidR="004F7B2C" w:rsidRPr="005701F4">
        <w:rPr>
          <w:rFonts w:ascii="Times New Roman" w:hAnsi="Times New Roman" w:cs="Times New Roman"/>
          <w:i/>
          <w:iCs/>
        </w:rPr>
        <w:t>. As such, it is possible that the</w:t>
      </w:r>
      <w:r w:rsidR="007E034A" w:rsidRPr="005701F4">
        <w:rPr>
          <w:rFonts w:ascii="Times New Roman" w:hAnsi="Times New Roman" w:cs="Times New Roman"/>
          <w:i/>
          <w:iCs/>
        </w:rPr>
        <w:t xml:space="preserve"> recent</w:t>
      </w:r>
      <w:r w:rsidR="004F7B2C" w:rsidRPr="005701F4">
        <w:rPr>
          <w:rFonts w:ascii="Times New Roman" w:hAnsi="Times New Roman" w:cs="Times New Roman"/>
          <w:i/>
          <w:iCs/>
        </w:rPr>
        <w:t xml:space="preserve"> evidence </w:t>
      </w:r>
      <w:r w:rsidR="007E034A" w:rsidRPr="005701F4">
        <w:rPr>
          <w:rFonts w:ascii="Times New Roman" w:hAnsi="Times New Roman" w:cs="Times New Roman"/>
          <w:i/>
          <w:iCs/>
        </w:rPr>
        <w:t xml:space="preserve">reported </w:t>
      </w:r>
      <w:r w:rsidR="004F7B2C" w:rsidRPr="005701F4">
        <w:rPr>
          <w:rFonts w:ascii="Times New Roman" w:hAnsi="Times New Roman" w:cs="Times New Roman"/>
          <w:i/>
          <w:iCs/>
        </w:rPr>
        <w:t xml:space="preserve">against a common factor of illusions </w:t>
      </w:r>
      <w:r w:rsidR="007E034A" w:rsidRPr="005701F4">
        <w:rPr>
          <w:rFonts w:ascii="Times New Roman" w:hAnsi="Times New Roman" w:cs="Times New Roman"/>
          <w:i/>
          <w:iCs/>
        </w:rPr>
        <w:t xml:space="preserve">could be due to the </w:t>
      </w:r>
      <w:r w:rsidR="000D1B63" w:rsidRPr="005701F4">
        <w:rPr>
          <w:rFonts w:ascii="Times New Roman" w:hAnsi="Times New Roman" w:cs="Times New Roman"/>
          <w:i/>
          <w:iCs/>
        </w:rPr>
        <w:t>low</w:t>
      </w:r>
      <w:r w:rsidR="004F7B2C" w:rsidRPr="005701F4">
        <w:rPr>
          <w:rFonts w:ascii="Times New Roman" w:hAnsi="Times New Roman" w:cs="Times New Roman"/>
          <w:i/>
          <w:iCs/>
        </w:rPr>
        <w:t xml:space="preserve"> </w:t>
      </w:r>
      <w:r w:rsidR="007E034A" w:rsidRPr="005701F4">
        <w:rPr>
          <w:rFonts w:ascii="Times New Roman" w:hAnsi="Times New Roman" w:cs="Times New Roman"/>
          <w:i/>
          <w:iCs/>
        </w:rPr>
        <w:t xml:space="preserve">stimulus variance instead of a true reflection of </w:t>
      </w:r>
      <w:r w:rsidR="000D1B63" w:rsidRPr="005701F4">
        <w:rPr>
          <w:rFonts w:ascii="Times New Roman" w:hAnsi="Times New Roman" w:cs="Times New Roman"/>
          <w:i/>
          <w:iCs/>
        </w:rPr>
        <w:t>a lack of common mechanism</w:t>
      </w:r>
      <w:r w:rsidR="007E034A" w:rsidRPr="005701F4">
        <w:rPr>
          <w:rFonts w:ascii="Times New Roman" w:hAnsi="Times New Roman" w:cs="Times New Roman"/>
          <w:i/>
          <w:iCs/>
        </w:rPr>
        <w:t>.</w:t>
      </w:r>
      <w:commentRangeEnd w:id="0"/>
      <w:r w:rsidR="005701F4">
        <w:rPr>
          <w:rStyle w:val="CommentReference"/>
        </w:rPr>
        <w:commentReference w:id="0"/>
      </w:r>
    </w:p>
    <w:p w14:paraId="29CD7C5C" w14:textId="62B26FF6" w:rsidR="00A16DFA" w:rsidRDefault="00A16DFA" w:rsidP="00A16DFA">
      <w:pPr>
        <w:rPr>
          <w:rFonts w:ascii="Times" w:eastAsia="Times New Roman" w:hAnsi="Times" w:cs="Arial"/>
          <w:color w:val="222222"/>
          <w:shd w:val="clear" w:color="auto" w:fill="FF0000"/>
        </w:rPr>
      </w:pPr>
    </w:p>
    <w:p w14:paraId="179FAF2B"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2. </w:t>
      </w:r>
      <w:commentRangeStart w:id="3"/>
      <w:commentRangeStart w:id="4"/>
      <w:r w:rsidRPr="00A16DFA">
        <w:rPr>
          <w:rFonts w:ascii="Times" w:eastAsia="Times New Roman" w:hAnsi="Times" w:cs="Arial"/>
          <w:color w:val="222222"/>
          <w:shd w:val="clear" w:color="auto" w:fill="FFFFFF"/>
        </w:rPr>
        <w:t>Stimuli and procedure</w:t>
      </w:r>
      <w:commentRangeEnd w:id="3"/>
      <w:r w:rsidR="00994073">
        <w:rPr>
          <w:rStyle w:val="CommentReference"/>
        </w:rPr>
        <w:commentReference w:id="3"/>
      </w:r>
      <w:commentRangeEnd w:id="4"/>
      <w:r w:rsidR="00EA2E8A">
        <w:rPr>
          <w:rStyle w:val="CommentReference"/>
        </w:rPr>
        <w:commentReference w:id="4"/>
      </w:r>
      <w:r w:rsidRPr="00A16DFA">
        <w:rPr>
          <w:rFonts w:ascii="Times" w:eastAsia="Times New Roman" w:hAnsi="Times" w:cs="Arial"/>
          <w:color w:val="222222"/>
          <w:shd w:val="clear" w:color="auto" w:fill="FFFFFF"/>
        </w:rPr>
        <w:t>.</w:t>
      </w:r>
    </w:p>
    <w:p w14:paraId="640FC834" w14:textId="77777777" w:rsidR="00A16DFA" w:rsidRPr="00A16DFA" w:rsidRDefault="00A16DFA" w:rsidP="00A16DFA">
      <w:pPr>
        <w:rPr>
          <w:rFonts w:ascii="Times" w:eastAsia="Times New Roman" w:hAnsi="Times" w:cs="Arial"/>
          <w:color w:val="222222"/>
          <w:shd w:val="clear" w:color="auto" w:fill="FFFFFF"/>
        </w:rPr>
      </w:pPr>
    </w:p>
    <w:p w14:paraId="4A39B7C8" w14:textId="7CB78484"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lastRenderedPageBreak/>
        <w:t xml:space="preserve">The description of the stimuli is not sufficient, there is too much reliance on linking to external sources. In the paper the illusions should be listed and </w:t>
      </w:r>
      <w:r w:rsidRPr="00A16DFA">
        <w:rPr>
          <w:rFonts w:ascii="Times" w:eastAsia="Times New Roman" w:hAnsi="Times" w:cs="Arial"/>
          <w:color w:val="222222"/>
          <w:u w:val="single"/>
          <w:shd w:val="clear" w:color="auto" w:fill="FFFFFF"/>
        </w:rPr>
        <w:t>described carefully one by one</w:t>
      </w:r>
      <w:r w:rsidRPr="00A16DFA">
        <w:rPr>
          <w:rFonts w:ascii="Times" w:eastAsia="Times New Roman" w:hAnsi="Times" w:cs="Arial"/>
          <w:color w:val="222222"/>
          <w:shd w:val="clear" w:color="auto" w:fill="FFFFFF"/>
        </w:rPr>
        <w:t>. From the list it seems that there are at least two types, some are old optical-geometrical illusions (</w:t>
      </w:r>
      <w:proofErr w:type="spellStart"/>
      <w:r w:rsidRPr="00A16DFA">
        <w:rPr>
          <w:rFonts w:ascii="Times" w:eastAsia="Times New Roman" w:hAnsi="Times" w:cs="Arial"/>
          <w:color w:val="222222"/>
          <w:shd w:val="clear" w:color="auto" w:fill="FFFFFF"/>
        </w:rPr>
        <w:t>Delboeuf</w:t>
      </w:r>
      <w:proofErr w:type="spellEnd"/>
      <w:r w:rsidRPr="00A16DFA">
        <w:rPr>
          <w:rFonts w:ascii="Times" w:eastAsia="Times New Roman" w:hAnsi="Times" w:cs="Arial"/>
          <w:color w:val="222222"/>
          <w:shd w:val="clear" w:color="auto" w:fill="FFFFFF"/>
        </w:rPr>
        <w:t xml:space="preserve">, Ebbinghaus, Vertical-Horizontal, </w:t>
      </w:r>
      <w:proofErr w:type="spellStart"/>
      <w:r w:rsidRPr="00A16DFA">
        <w:rPr>
          <w:rFonts w:ascii="Times" w:eastAsia="Times New Roman" w:hAnsi="Times" w:cs="Arial"/>
          <w:color w:val="222222"/>
          <w:shd w:val="clear" w:color="auto" w:fill="FFFFFF"/>
        </w:rPr>
        <w:t>Zöllner</w:t>
      </w:r>
      <w:proofErr w:type="spellEnd"/>
      <w:r w:rsidRPr="00A16DFA">
        <w:rPr>
          <w:rFonts w:ascii="Times" w:eastAsia="Times New Roman" w:hAnsi="Times" w:cs="Arial"/>
          <w:color w:val="222222"/>
          <w:shd w:val="clear" w:color="auto" w:fill="FFFFFF"/>
        </w:rPr>
        <w:t>, Müller-</w:t>
      </w:r>
      <w:proofErr w:type="spellStart"/>
      <w:r w:rsidRPr="00A16DFA">
        <w:rPr>
          <w:rFonts w:ascii="Times" w:eastAsia="Times New Roman" w:hAnsi="Times" w:cs="Arial"/>
          <w:color w:val="222222"/>
          <w:shd w:val="clear" w:color="auto" w:fill="FFFFFF"/>
        </w:rPr>
        <w:t>Lyer</w:t>
      </w:r>
      <w:proofErr w:type="spellEnd"/>
      <w:r w:rsidRPr="00A16DFA">
        <w:rPr>
          <w:rFonts w:ascii="Times" w:eastAsia="Times New Roman" w:hAnsi="Times" w:cs="Arial"/>
          <w:color w:val="222222"/>
          <w:shd w:val="clear" w:color="auto" w:fill="FFFFFF"/>
        </w:rPr>
        <w:t xml:space="preserve">, </w:t>
      </w:r>
      <w:proofErr w:type="spellStart"/>
      <w:r w:rsidRPr="00A16DFA">
        <w:rPr>
          <w:rFonts w:ascii="Times" w:eastAsia="Times New Roman" w:hAnsi="Times" w:cs="Arial"/>
          <w:color w:val="222222"/>
          <w:shd w:val="clear" w:color="auto" w:fill="FFFFFF"/>
        </w:rPr>
        <w:t>Ponzo</w:t>
      </w:r>
      <w:proofErr w:type="spellEnd"/>
      <w:r w:rsidRPr="00A16DFA">
        <w:rPr>
          <w:rFonts w:ascii="Times" w:eastAsia="Times New Roman" w:hAnsi="Times" w:cs="Arial"/>
          <w:color w:val="222222"/>
          <w:shd w:val="clear" w:color="auto" w:fill="FFFFFF"/>
        </w:rPr>
        <w:t>, Poggendorff) while at least two have to do with brightness (White, Contrast).</w:t>
      </w:r>
      <w:r>
        <w:rPr>
          <w:rFonts w:ascii="Times" w:eastAsia="Times New Roman" w:hAnsi="Times" w:cs="Arial"/>
          <w:color w:val="222222"/>
          <w:shd w:val="clear" w:color="auto" w:fill="FFFFFF"/>
        </w:rPr>
        <w:t xml:space="preserve"> </w:t>
      </w:r>
      <w:r w:rsidRPr="00A16DFA">
        <w:rPr>
          <w:rFonts w:ascii="Times" w:eastAsia="Times New Roman" w:hAnsi="Times" w:cs="Arial"/>
          <w:color w:val="222222"/>
          <w:shd w:val="clear" w:color="auto" w:fill="FFFFFF"/>
        </w:rPr>
        <w:t>I assume contrast refers to simultaneous brightness contrast.</w:t>
      </w:r>
    </w:p>
    <w:p w14:paraId="2CED61A2" w14:textId="29C7529A" w:rsidR="00A16DFA" w:rsidRDefault="00A16DFA" w:rsidP="00A16DFA">
      <w:pPr>
        <w:rPr>
          <w:rFonts w:ascii="Times" w:eastAsia="Times New Roman" w:hAnsi="Times" w:cs="Arial"/>
          <w:color w:val="222222"/>
          <w:shd w:val="clear" w:color="auto" w:fill="FFFFFF"/>
        </w:rPr>
      </w:pPr>
    </w:p>
    <w:p w14:paraId="5EB8B41C" w14:textId="08D3CB26" w:rsidR="00A16DFA" w:rsidRPr="005701F4" w:rsidRDefault="00994073" w:rsidP="00581A39">
      <w:pPr>
        <w:shd w:val="clear" w:color="auto" w:fill="E2EFD9" w:themeFill="accent6" w:themeFillTint="33"/>
        <w:rPr>
          <w:rFonts w:ascii="Times New Roman" w:hAnsi="Times New Roman" w:cs="Times New Roman"/>
        </w:rPr>
      </w:pPr>
      <w:r w:rsidRPr="005701F4">
        <w:rPr>
          <w:rFonts w:ascii="Times New Roman" w:hAnsi="Times New Roman" w:cs="Times New Roman"/>
        </w:rPr>
        <w:t>We</w:t>
      </w:r>
      <w:r w:rsidR="00A05284" w:rsidRPr="005701F4">
        <w:rPr>
          <w:rFonts w:ascii="Times New Roman" w:hAnsi="Times New Roman" w:cs="Times New Roman"/>
        </w:rPr>
        <w:t xml:space="preserve"> agree with the reviewer that it would be helpful for readers to have a more detailed description of the illusions used. We</w:t>
      </w:r>
      <w:r w:rsidRPr="005701F4">
        <w:rPr>
          <w:rFonts w:ascii="Times New Roman" w:hAnsi="Times New Roman" w:cs="Times New Roman"/>
        </w:rPr>
        <w:t xml:space="preserve"> add</w:t>
      </w:r>
      <w:r w:rsidR="00E31540">
        <w:rPr>
          <w:rFonts w:ascii="Times New Roman" w:hAnsi="Times New Roman" w:cs="Times New Roman"/>
        </w:rPr>
        <w:t>ed</w:t>
      </w:r>
      <w:r w:rsidRPr="005701F4">
        <w:rPr>
          <w:rFonts w:ascii="Times New Roman" w:hAnsi="Times New Roman" w:cs="Times New Roman"/>
        </w:rPr>
        <w:t xml:space="preserve"> </w:t>
      </w:r>
      <w:r w:rsidR="001A563E">
        <w:rPr>
          <w:rFonts w:ascii="Times New Roman" w:hAnsi="Times New Roman" w:cs="Times New Roman"/>
        </w:rPr>
        <w:t>a figure</w:t>
      </w:r>
      <w:r w:rsidRPr="005701F4">
        <w:rPr>
          <w:rFonts w:ascii="Times New Roman" w:hAnsi="Times New Roman" w:cs="Times New Roman"/>
        </w:rPr>
        <w:t xml:space="preserve"> in </w:t>
      </w:r>
      <w:r w:rsidR="00864E60" w:rsidRPr="005701F4">
        <w:rPr>
          <w:rFonts w:ascii="Times New Roman" w:hAnsi="Times New Roman" w:cs="Times New Roman"/>
        </w:rPr>
        <w:t>the Methods section (</w:t>
      </w:r>
      <w:r w:rsidR="001A563E">
        <w:rPr>
          <w:rFonts w:ascii="Times New Roman" w:hAnsi="Times New Roman" w:cs="Times New Roman"/>
        </w:rPr>
        <w:t>see Figure XX</w:t>
      </w:r>
      <w:r w:rsidR="00864E60" w:rsidRPr="005701F4">
        <w:rPr>
          <w:rFonts w:ascii="Times New Roman" w:hAnsi="Times New Roman" w:cs="Times New Roman"/>
        </w:rPr>
        <w:t>)</w:t>
      </w:r>
      <w:r w:rsidRPr="005701F4">
        <w:rPr>
          <w:rFonts w:ascii="Times New Roman" w:hAnsi="Times New Roman" w:cs="Times New Roman"/>
        </w:rPr>
        <w:t>:</w:t>
      </w:r>
    </w:p>
    <w:p w14:paraId="3854CB86" w14:textId="193E9F43" w:rsidR="00994073" w:rsidRPr="005701F4" w:rsidRDefault="00994073" w:rsidP="00581A39">
      <w:pPr>
        <w:shd w:val="clear" w:color="auto" w:fill="E2EFD9" w:themeFill="accent6" w:themeFillTint="33"/>
        <w:rPr>
          <w:rFonts w:ascii="Times New Roman" w:hAnsi="Times New Roman" w:cs="Times New Roman"/>
        </w:rPr>
      </w:pPr>
    </w:p>
    <w:p w14:paraId="62198C90" w14:textId="287FF7D2" w:rsidR="00994073" w:rsidRDefault="001A563E" w:rsidP="00A16DFA">
      <w:pPr>
        <w:rPr>
          <w:rFonts w:ascii="Times" w:eastAsia="Times New Roman" w:hAnsi="Times" w:cs="Arial"/>
          <w:color w:val="222222"/>
          <w:shd w:val="clear" w:color="auto" w:fill="FF0000"/>
        </w:rPr>
      </w:pPr>
      <w:r>
        <w:rPr>
          <w:rFonts w:ascii="Times" w:eastAsia="Times New Roman" w:hAnsi="Times" w:cs="Arial"/>
          <w:noProof/>
          <w:color w:val="222222"/>
          <w:shd w:val="clear" w:color="auto" w:fill="FF0000"/>
        </w:rPr>
        <w:lastRenderedPageBreak/>
        <w:drawing>
          <wp:inline distT="0" distB="0" distL="0" distR="0" wp14:anchorId="5053093B" wp14:editId="125E8E74">
            <wp:extent cx="5731510" cy="80238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8023860"/>
                    </a:xfrm>
                    <a:prstGeom prst="rect">
                      <a:avLst/>
                    </a:prstGeom>
                  </pic:spPr>
                </pic:pic>
              </a:graphicData>
            </a:graphic>
          </wp:inline>
        </w:drawing>
      </w:r>
    </w:p>
    <w:p w14:paraId="6D24DFDE" w14:textId="77777777" w:rsidR="00994073" w:rsidRPr="00A16DFA" w:rsidRDefault="00994073" w:rsidP="00A16DFA">
      <w:pPr>
        <w:rPr>
          <w:rFonts w:ascii="Times" w:eastAsia="Times New Roman" w:hAnsi="Times" w:cs="Arial"/>
          <w:b/>
          <w:bCs/>
          <w:color w:val="222222"/>
          <w:shd w:val="clear" w:color="auto" w:fill="FFFFFF"/>
        </w:rPr>
      </w:pPr>
    </w:p>
    <w:p w14:paraId="569AB617" w14:textId="125AF6F1" w:rsidR="00F7085B" w:rsidRDefault="00A16DFA" w:rsidP="00F7085B">
      <w:pPr>
        <w:rPr>
          <w:rFonts w:ascii="Times" w:eastAsia="Times New Roman" w:hAnsi="Times" w:cs="Arial"/>
          <w:color w:val="222222"/>
          <w:shd w:val="clear" w:color="auto" w:fill="FFFFFF"/>
        </w:rPr>
      </w:pPr>
      <w:bookmarkStart w:id="5" w:name="_Hlk122445865"/>
      <w:r w:rsidRPr="00A16DFA">
        <w:rPr>
          <w:rFonts w:ascii="Times" w:eastAsia="Times New Roman" w:hAnsi="Times" w:cs="Arial"/>
          <w:color w:val="222222"/>
          <w:shd w:val="clear" w:color="auto" w:fill="FFFFFF"/>
        </w:rPr>
        <w:t>Brig</w:t>
      </w:r>
      <w:bookmarkEnd w:id="5"/>
      <w:r w:rsidRPr="00A16DFA">
        <w:rPr>
          <w:rFonts w:ascii="Times" w:eastAsia="Times New Roman" w:hAnsi="Times" w:cs="Arial"/>
          <w:color w:val="222222"/>
          <w:shd w:val="clear" w:color="auto" w:fill="FFFFFF"/>
        </w:rPr>
        <w:t xml:space="preserve">htness illusions are highly depended on the display used, and not ideal for online studies. It may be worth analysing </w:t>
      </w:r>
      <w:r w:rsidRPr="00A16DFA">
        <w:rPr>
          <w:rFonts w:ascii="Times" w:eastAsia="Times New Roman" w:hAnsi="Times" w:cs="Arial"/>
          <w:color w:val="222222"/>
          <w:u w:val="single"/>
          <w:shd w:val="clear" w:color="auto" w:fill="FFFFFF"/>
        </w:rPr>
        <w:t>these two sets separately</w:t>
      </w:r>
      <w:r w:rsidRPr="00A16DFA">
        <w:rPr>
          <w:rFonts w:ascii="Times" w:eastAsia="Times New Roman" w:hAnsi="Times" w:cs="Arial"/>
          <w:color w:val="222222"/>
          <w:shd w:val="clear" w:color="auto" w:fill="FFFFFF"/>
        </w:rPr>
        <w:t>.</w:t>
      </w:r>
    </w:p>
    <w:p w14:paraId="46C0420F" w14:textId="58B3105D" w:rsidR="00F7085B" w:rsidRDefault="00F7085B" w:rsidP="00F7085B">
      <w:pPr>
        <w:rPr>
          <w:rFonts w:ascii="Times" w:eastAsia="Times New Roman" w:hAnsi="Times" w:cs="Arial"/>
          <w:color w:val="222222"/>
          <w:shd w:val="clear" w:color="auto" w:fill="FFFFFF"/>
        </w:rPr>
      </w:pPr>
    </w:p>
    <w:p w14:paraId="31C195AB" w14:textId="4274C6A7" w:rsidR="00A83DCB" w:rsidRPr="00A83DCB" w:rsidRDefault="008235EA" w:rsidP="00F818A4">
      <w:pPr>
        <w:shd w:val="clear" w:color="auto" w:fill="E2EFD9" w:themeFill="accent6" w:themeFillTint="33"/>
        <w:rPr>
          <w:rFonts w:ascii="Times" w:eastAsia="Times New Roman" w:hAnsi="Times" w:cs="Arial"/>
          <w:color w:val="000000" w:themeColor="text1"/>
          <w:shd w:val="clear" w:color="auto" w:fill="FFFFFF"/>
        </w:rPr>
      </w:pPr>
      <w:r>
        <w:rPr>
          <w:rFonts w:ascii="Times" w:eastAsia="Times New Roman" w:hAnsi="Times" w:cs="Arial"/>
          <w:color w:val="000000" w:themeColor="text1"/>
        </w:rPr>
        <w:lastRenderedPageBreak/>
        <w:t xml:space="preserve">We thank the reviewer for this suggestion. </w:t>
      </w:r>
      <w:r w:rsidR="00F7085B" w:rsidRPr="00A83DCB">
        <w:rPr>
          <w:rFonts w:ascii="Times" w:eastAsia="Times New Roman" w:hAnsi="Times" w:cs="Arial"/>
          <w:color w:val="000000" w:themeColor="text1"/>
        </w:rPr>
        <w:t>It is true that contrast-based illusions are somewhat different from the others, likely relying on</w:t>
      </w:r>
      <w:r w:rsidR="00F7085B" w:rsidRPr="00F818A4">
        <w:rPr>
          <w:rFonts w:ascii="Times" w:eastAsia="Times New Roman" w:hAnsi="Times" w:cs="Arial"/>
          <w:color w:val="000000" w:themeColor="text1"/>
          <w:shd w:val="clear" w:color="auto" w:fill="E2EFD9" w:themeFill="accent6" w:themeFillTint="33"/>
        </w:rPr>
        <w:t xml:space="preserve"> different perceptual processes. To avoid any assumptions about potential groupings of illusions, we have indeed started by </w:t>
      </w:r>
      <w:proofErr w:type="spellStart"/>
      <w:r w:rsidR="00F7085B" w:rsidRPr="00F818A4">
        <w:rPr>
          <w:rFonts w:ascii="Times" w:eastAsia="Times New Roman" w:hAnsi="Times" w:cs="Arial"/>
          <w:color w:val="000000" w:themeColor="text1"/>
          <w:shd w:val="clear" w:color="auto" w:fill="E2EFD9" w:themeFill="accent6" w:themeFillTint="33"/>
        </w:rPr>
        <w:t>analyzing</w:t>
      </w:r>
      <w:proofErr w:type="spellEnd"/>
      <w:r w:rsidR="00F7085B" w:rsidRPr="00F818A4">
        <w:rPr>
          <w:rFonts w:ascii="Times" w:eastAsia="Times New Roman" w:hAnsi="Times" w:cs="Arial"/>
          <w:color w:val="000000" w:themeColor="text1"/>
          <w:shd w:val="clear" w:color="auto" w:fill="E2EFD9" w:themeFill="accent6" w:themeFillTint="33"/>
        </w:rPr>
        <w:t xml:space="preserve"> them separately (i.e., the sensitivity scores were extracted for each illusion type separately). </w:t>
      </w:r>
      <w:r w:rsidR="00A83DCB" w:rsidRPr="00F818A4">
        <w:rPr>
          <w:rFonts w:ascii="Times" w:eastAsia="Times New Roman" w:hAnsi="Times" w:cs="Arial"/>
          <w:color w:val="000000" w:themeColor="text1"/>
          <w:shd w:val="clear" w:color="auto" w:fill="E2EFD9" w:themeFill="accent6" w:themeFillTint="33"/>
        </w:rPr>
        <w:t>We have clarified that in the data analysis section (lines XX):</w:t>
      </w:r>
    </w:p>
    <w:p w14:paraId="6A979470" w14:textId="77777777" w:rsidR="00A83DCB" w:rsidRPr="00A83DCB" w:rsidRDefault="00A83DCB" w:rsidP="00F818A4">
      <w:pPr>
        <w:shd w:val="clear" w:color="auto" w:fill="E2EFD9" w:themeFill="accent6" w:themeFillTint="33"/>
        <w:rPr>
          <w:rFonts w:ascii="Times" w:eastAsia="Times New Roman" w:hAnsi="Times" w:cs="Arial"/>
          <w:color w:val="000000" w:themeColor="text1"/>
          <w:shd w:val="clear" w:color="auto" w:fill="FFFFFF"/>
        </w:rPr>
      </w:pPr>
    </w:p>
    <w:p w14:paraId="54268C4A" w14:textId="77777777" w:rsidR="00A83DCB" w:rsidRPr="00A83DCB" w:rsidRDefault="00A83DCB" w:rsidP="00F818A4">
      <w:pPr>
        <w:shd w:val="clear" w:color="auto" w:fill="E2EFD9" w:themeFill="accent6" w:themeFillTint="33"/>
        <w:rPr>
          <w:rFonts w:ascii="Times" w:eastAsia="Times New Roman" w:hAnsi="Times" w:cs="Arial"/>
          <w:i/>
          <w:iCs/>
          <w:color w:val="000000" w:themeColor="text1"/>
          <w:shd w:val="clear" w:color="auto" w:fill="FFFFFF"/>
        </w:rPr>
      </w:pPr>
      <w:r w:rsidRPr="00F818A4">
        <w:rPr>
          <w:rFonts w:ascii="Times" w:eastAsia="Times New Roman" w:hAnsi="Times" w:cs="Arial"/>
          <w:i/>
          <w:iCs/>
          <w:color w:val="000000" w:themeColor="text1"/>
          <w:shd w:val="clear" w:color="auto" w:fill="E2EFD9" w:themeFill="accent6" w:themeFillTint="33"/>
        </w:rPr>
        <w:t>The first part of the analysis focused on modelling the effect of illusion strength and task difficulty on errors and response time (RT) separately for each illusion.</w:t>
      </w:r>
    </w:p>
    <w:p w14:paraId="7E0630C3" w14:textId="77777777" w:rsidR="00A83DCB" w:rsidRPr="00A83DCB" w:rsidRDefault="00A83DCB" w:rsidP="00F818A4">
      <w:pPr>
        <w:shd w:val="clear" w:color="auto" w:fill="E2EFD9" w:themeFill="accent6" w:themeFillTint="33"/>
        <w:rPr>
          <w:rFonts w:ascii="Times" w:eastAsia="Times New Roman" w:hAnsi="Times" w:cs="Arial"/>
          <w:color w:val="000000" w:themeColor="text1"/>
          <w:shd w:val="clear" w:color="auto" w:fill="FFFFFF"/>
        </w:rPr>
      </w:pPr>
    </w:p>
    <w:p w14:paraId="78ECF695" w14:textId="13F0DEA2" w:rsidR="00A83DCB" w:rsidRDefault="00F7085B" w:rsidP="00F818A4">
      <w:pPr>
        <w:shd w:val="clear" w:color="auto" w:fill="E2EFD9" w:themeFill="accent6" w:themeFillTint="33"/>
        <w:rPr>
          <w:rFonts w:ascii="Times" w:eastAsia="Times New Roman" w:hAnsi="Times" w:cs="Arial"/>
          <w:color w:val="000000" w:themeColor="text1"/>
          <w:shd w:val="clear" w:color="auto" w:fill="FFFFFF"/>
        </w:rPr>
      </w:pPr>
      <w:r w:rsidRPr="00F818A4">
        <w:rPr>
          <w:rFonts w:ascii="Times" w:eastAsia="Times New Roman" w:hAnsi="Times" w:cs="Arial"/>
          <w:color w:val="000000" w:themeColor="text1"/>
          <w:shd w:val="clear" w:color="auto" w:fill="E2EFD9" w:themeFill="accent6" w:themeFillTint="33"/>
        </w:rPr>
        <w:t xml:space="preserve">The combination of the scores from different illusions </w:t>
      </w:r>
      <w:r w:rsidR="00A83DCB" w:rsidRPr="00F818A4">
        <w:rPr>
          <w:rFonts w:ascii="Times" w:eastAsia="Times New Roman" w:hAnsi="Times" w:cs="Arial"/>
          <w:color w:val="000000" w:themeColor="text1"/>
          <w:shd w:val="clear" w:color="auto" w:fill="E2EFD9" w:themeFill="accent6" w:themeFillTint="33"/>
        </w:rPr>
        <w:t>only takes place</w:t>
      </w:r>
      <w:r w:rsidRPr="00F818A4">
        <w:rPr>
          <w:rFonts w:ascii="Times" w:eastAsia="Times New Roman" w:hAnsi="Times" w:cs="Arial"/>
          <w:color w:val="000000" w:themeColor="text1"/>
          <w:shd w:val="clear" w:color="auto" w:fill="E2EFD9" w:themeFill="accent6" w:themeFillTint="33"/>
        </w:rPr>
        <w:t xml:space="preserve"> at the factor structure exploration phase.</w:t>
      </w:r>
      <w:r w:rsidR="008235EA" w:rsidRPr="00F818A4">
        <w:rPr>
          <w:rFonts w:ascii="Times" w:eastAsia="Times New Roman" w:hAnsi="Times" w:cs="Arial"/>
          <w:color w:val="000000" w:themeColor="text1"/>
          <w:shd w:val="clear" w:color="auto" w:fill="E2EFD9" w:themeFill="accent6" w:themeFillTint="33"/>
        </w:rPr>
        <w:t xml:space="preserve"> We inspected a bit further these results (available at </w:t>
      </w:r>
      <w:hyperlink r:id="rId13" w:history="1">
        <w:r w:rsidR="008235EA" w:rsidRPr="00F818A4">
          <w:rPr>
            <w:rStyle w:val="Hyperlink"/>
            <w:rFonts w:ascii="Times" w:eastAsia="Times New Roman" w:hAnsi="Times" w:cs="Arial"/>
            <w:shd w:val="clear" w:color="auto" w:fill="E2EFD9" w:themeFill="accent6" w:themeFillTint="33"/>
          </w:rPr>
          <w:t>https://realitybending.github.io/IllusionGameValidation/study2/study2.html</w:t>
        </w:r>
      </w:hyperlink>
      <w:r w:rsidR="008235EA" w:rsidRPr="00F818A4">
        <w:rPr>
          <w:rFonts w:ascii="Times" w:eastAsia="Times New Roman" w:hAnsi="Times" w:cs="Arial"/>
          <w:color w:val="000000" w:themeColor="text1"/>
          <w:shd w:val="clear" w:color="auto" w:fill="E2EFD9" w:themeFill="accent6" w:themeFillTint="33"/>
        </w:rPr>
        <w:t xml:space="preserve">) to make sure we did not miss anything related to that. </w:t>
      </w:r>
      <w:proofErr w:type="gramStart"/>
      <w:r w:rsidR="00A83DCB" w:rsidRPr="00F818A4">
        <w:rPr>
          <w:rFonts w:ascii="Times" w:eastAsia="Times New Roman" w:hAnsi="Times" w:cs="Arial"/>
          <w:color w:val="000000" w:themeColor="text1"/>
          <w:shd w:val="clear" w:color="auto" w:fill="E2EFD9" w:themeFill="accent6" w:themeFillTint="33"/>
        </w:rPr>
        <w:t>First of all</w:t>
      </w:r>
      <w:proofErr w:type="gramEnd"/>
      <w:r w:rsidR="00A83DCB" w:rsidRPr="00F818A4">
        <w:rPr>
          <w:rFonts w:ascii="Times" w:eastAsia="Times New Roman" w:hAnsi="Times" w:cs="Arial"/>
          <w:color w:val="000000" w:themeColor="text1"/>
          <w:shd w:val="clear" w:color="auto" w:fill="E2EFD9" w:themeFill="accent6" w:themeFillTint="33"/>
        </w:rPr>
        <w:t xml:space="preserve">, the correlation between the scores from the two </w:t>
      </w:r>
      <w:r w:rsidR="008235EA" w:rsidRPr="00F818A4">
        <w:rPr>
          <w:rFonts w:ascii="Times" w:eastAsia="Times New Roman" w:hAnsi="Times" w:cs="Arial"/>
          <w:color w:val="000000" w:themeColor="text1"/>
          <w:shd w:val="clear" w:color="auto" w:fill="E2EFD9" w:themeFill="accent6" w:themeFillTint="33"/>
        </w:rPr>
        <w:t>contrast-based illusions does not seem abnormally higher as compared to the rest of the values (the effect of illusion strength for the Contrast illusion does correlate the strongest with the strength effect for White, r = .290, but the magnitude does not stand out in the general pattern).</w:t>
      </w:r>
    </w:p>
    <w:p w14:paraId="3DD15A37" w14:textId="237EC76D" w:rsidR="00A83DCB" w:rsidRDefault="00A83DCB" w:rsidP="00F7085B">
      <w:pPr>
        <w:rPr>
          <w:rFonts w:ascii="Times" w:eastAsia="Times New Roman" w:hAnsi="Times" w:cs="Arial"/>
          <w:color w:val="000000" w:themeColor="text1"/>
          <w:shd w:val="clear" w:color="auto" w:fill="FFFFFF"/>
        </w:rPr>
      </w:pPr>
    </w:p>
    <w:p w14:paraId="51B55319" w14:textId="1A999CCF" w:rsidR="00A83DCB" w:rsidRDefault="00A83DCB" w:rsidP="00F7085B">
      <w:pPr>
        <w:rPr>
          <w:rFonts w:ascii="Times" w:eastAsia="Times New Roman" w:hAnsi="Times" w:cs="Arial"/>
          <w:color w:val="000000" w:themeColor="text1"/>
          <w:shd w:val="clear" w:color="auto" w:fill="FFFFFF"/>
        </w:rPr>
      </w:pPr>
      <w:r w:rsidRPr="00A83DCB">
        <w:rPr>
          <w:rFonts w:ascii="Times" w:eastAsia="Times New Roman" w:hAnsi="Times" w:cs="Arial"/>
          <w:noProof/>
          <w:color w:val="000000" w:themeColor="text1"/>
          <w:shd w:val="clear" w:color="auto" w:fill="FFFFFF"/>
        </w:rPr>
        <w:drawing>
          <wp:inline distT="0" distB="0" distL="0" distR="0" wp14:anchorId="517B47C6" wp14:editId="015AC216">
            <wp:extent cx="5731510" cy="3659505"/>
            <wp:effectExtent l="0" t="0" r="254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4"/>
                    <a:stretch>
                      <a:fillRect/>
                    </a:stretch>
                  </pic:blipFill>
                  <pic:spPr>
                    <a:xfrm>
                      <a:off x="0" y="0"/>
                      <a:ext cx="5731510" cy="3659505"/>
                    </a:xfrm>
                    <a:prstGeom prst="rect">
                      <a:avLst/>
                    </a:prstGeom>
                  </pic:spPr>
                </pic:pic>
              </a:graphicData>
            </a:graphic>
          </wp:inline>
        </w:drawing>
      </w:r>
    </w:p>
    <w:p w14:paraId="12216E45" w14:textId="279001F8" w:rsidR="008235EA" w:rsidRDefault="008235EA" w:rsidP="00F7085B">
      <w:pPr>
        <w:rPr>
          <w:rFonts w:ascii="Times" w:eastAsia="Times New Roman" w:hAnsi="Times" w:cs="Arial"/>
          <w:color w:val="000000" w:themeColor="text1"/>
          <w:shd w:val="clear" w:color="auto" w:fill="FFFFFF"/>
        </w:rPr>
      </w:pPr>
    </w:p>
    <w:p w14:paraId="5AA843B6" w14:textId="5D670F06" w:rsidR="008235EA" w:rsidRDefault="008235EA" w:rsidP="00F7085B">
      <w:pPr>
        <w:rPr>
          <w:rFonts w:ascii="Times" w:eastAsia="Times New Roman" w:hAnsi="Times" w:cs="Arial"/>
          <w:color w:val="000000" w:themeColor="text1"/>
          <w:shd w:val="clear" w:color="auto" w:fill="FFFFFF"/>
        </w:rPr>
      </w:pPr>
      <w:r w:rsidRPr="00F818A4">
        <w:rPr>
          <w:rFonts w:ascii="Times" w:eastAsia="Times New Roman" w:hAnsi="Times" w:cs="Arial"/>
          <w:color w:val="000000" w:themeColor="text1"/>
          <w:shd w:val="clear" w:color="auto" w:fill="E2EFD9" w:themeFill="accent6" w:themeFillTint="33"/>
        </w:rPr>
        <w:t xml:space="preserve">Second, we did indeed a Structural Equation Model (m2) that grouped the two contrast-illusions </w:t>
      </w:r>
      <w:r w:rsidR="003C6835" w:rsidRPr="00F818A4">
        <w:rPr>
          <w:rFonts w:ascii="Times" w:eastAsia="Times New Roman" w:hAnsi="Times" w:cs="Arial"/>
          <w:color w:val="000000" w:themeColor="text1"/>
          <w:shd w:val="clear" w:color="auto" w:fill="E2EFD9" w:themeFill="accent6" w:themeFillTint="33"/>
        </w:rPr>
        <w:t>separately</w:t>
      </w:r>
      <w:r w:rsidRPr="00F818A4">
        <w:rPr>
          <w:rFonts w:ascii="Times" w:eastAsia="Times New Roman" w:hAnsi="Times" w:cs="Arial"/>
          <w:color w:val="000000" w:themeColor="text1"/>
          <w:shd w:val="clear" w:color="auto" w:fill="E2EFD9" w:themeFill="accent6" w:themeFillTint="33"/>
        </w:rPr>
        <w:t>:</w:t>
      </w:r>
    </w:p>
    <w:p w14:paraId="6708E105" w14:textId="5AAD7DBB" w:rsidR="008235EA" w:rsidRDefault="008235EA" w:rsidP="00F7085B">
      <w:pPr>
        <w:rPr>
          <w:rFonts w:ascii="Times" w:eastAsia="Times New Roman" w:hAnsi="Times" w:cs="Arial"/>
          <w:color w:val="000000" w:themeColor="text1"/>
          <w:shd w:val="clear" w:color="auto" w:fill="FFFFFF"/>
        </w:rPr>
      </w:pPr>
    </w:p>
    <w:p w14:paraId="098E6EBB"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t xml:space="preserve">Lines =~ </w:t>
      </w:r>
      <w:proofErr w:type="spellStart"/>
      <w:r w:rsidRPr="008235EA">
        <w:rPr>
          <w:rFonts w:ascii="Courier New" w:eastAsia="Times New Roman" w:hAnsi="Courier New" w:cs="Courier New"/>
          <w:color w:val="DD1144"/>
          <w:spacing w:val="2"/>
          <w:sz w:val="14"/>
          <w:szCs w:val="14"/>
          <w:lang w:eastAsia="en-SG"/>
        </w:rPr>
        <w:t>MullerLyer_Strength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MullerLyer_Interaction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Ponzo_Strength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Ponzo_Interaction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VerticalHorizontal_Strength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VerticalHorizontal_Interaction</w:t>
      </w:r>
      <w:proofErr w:type="spellEnd"/>
    </w:p>
    <w:p w14:paraId="383ABC4C"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t xml:space="preserve">Circles =~ </w:t>
      </w:r>
      <w:proofErr w:type="spellStart"/>
      <w:r w:rsidRPr="008235EA">
        <w:rPr>
          <w:rFonts w:ascii="Courier New" w:eastAsia="Times New Roman" w:hAnsi="Courier New" w:cs="Courier New"/>
          <w:color w:val="DD1144"/>
          <w:spacing w:val="2"/>
          <w:sz w:val="14"/>
          <w:szCs w:val="14"/>
          <w:lang w:eastAsia="en-SG"/>
        </w:rPr>
        <w:t>Ebbinghaus_Strength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Ebbinghaus_Interaction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Delboeuf_Strength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Delboeuf_Interaction</w:t>
      </w:r>
      <w:proofErr w:type="spellEnd"/>
    </w:p>
    <w:p w14:paraId="40568A93"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t xml:space="preserve">Contrast =~ </w:t>
      </w:r>
      <w:proofErr w:type="spellStart"/>
      <w:r w:rsidRPr="008235EA">
        <w:rPr>
          <w:rFonts w:ascii="Courier New" w:eastAsia="Times New Roman" w:hAnsi="Courier New" w:cs="Courier New"/>
          <w:color w:val="DD1144"/>
          <w:spacing w:val="2"/>
          <w:sz w:val="14"/>
          <w:szCs w:val="14"/>
          <w:lang w:eastAsia="en-SG"/>
        </w:rPr>
        <w:t>Contrast_Strength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Contrast_Interaction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White_Strength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White_Interaction</w:t>
      </w:r>
      <w:proofErr w:type="spellEnd"/>
    </w:p>
    <w:p w14:paraId="530EF082"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t xml:space="preserve">Angle =~ </w:t>
      </w:r>
      <w:proofErr w:type="spellStart"/>
      <w:r w:rsidRPr="008235EA">
        <w:rPr>
          <w:rFonts w:ascii="Courier New" w:eastAsia="Times New Roman" w:hAnsi="Courier New" w:cs="Courier New"/>
          <w:color w:val="DD1144"/>
          <w:spacing w:val="2"/>
          <w:sz w:val="14"/>
          <w:szCs w:val="14"/>
          <w:lang w:eastAsia="en-SG"/>
        </w:rPr>
        <w:t>Zollner_Strength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Zollner_Interaction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Poggendorff_Strength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Poggendorff_</w:t>
      </w:r>
      <w:proofErr w:type="gramStart"/>
      <w:r w:rsidRPr="008235EA">
        <w:rPr>
          <w:rFonts w:ascii="Courier New" w:eastAsia="Times New Roman" w:hAnsi="Courier New" w:cs="Courier New"/>
          <w:color w:val="DD1144"/>
          <w:spacing w:val="2"/>
          <w:sz w:val="14"/>
          <w:szCs w:val="14"/>
          <w:lang w:eastAsia="en-SG"/>
        </w:rPr>
        <w:t>Interaction</w:t>
      </w:r>
      <w:proofErr w:type="spellEnd"/>
      <w:r w:rsidRPr="008235EA">
        <w:rPr>
          <w:rFonts w:ascii="Courier New" w:eastAsia="Times New Roman" w:hAnsi="Courier New" w:cs="Courier New"/>
          <w:color w:val="DD1144"/>
          <w:spacing w:val="2"/>
          <w:sz w:val="14"/>
          <w:szCs w:val="14"/>
          <w:lang w:eastAsia="en-SG"/>
        </w:rPr>
        <w:t xml:space="preserve">  +</w:t>
      </w:r>
      <w:proofErr w:type="gramEnd"/>
      <w:r w:rsidRPr="008235EA">
        <w:rPr>
          <w:rFonts w:ascii="Courier New" w:eastAsia="Times New Roman" w:hAnsi="Courier New" w:cs="Courier New"/>
          <w:color w:val="DD1144"/>
          <w:spacing w:val="2"/>
          <w:sz w:val="14"/>
          <w:szCs w:val="14"/>
          <w:lang w:eastAsia="en-SG"/>
        </w:rPr>
        <w:t xml:space="preserve"> </w:t>
      </w:r>
      <w:proofErr w:type="spellStart"/>
      <w:r w:rsidRPr="008235EA">
        <w:rPr>
          <w:rFonts w:ascii="Courier New" w:eastAsia="Times New Roman" w:hAnsi="Courier New" w:cs="Courier New"/>
          <w:color w:val="DD1144"/>
          <w:spacing w:val="2"/>
          <w:sz w:val="14"/>
          <w:szCs w:val="14"/>
          <w:lang w:eastAsia="en-SG"/>
        </w:rPr>
        <w:t>RodFrame_Strength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RodFrame_Interaction</w:t>
      </w:r>
      <w:proofErr w:type="spellEnd"/>
    </w:p>
    <w:p w14:paraId="7F2D9386"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12"/>
          <w:szCs w:val="12"/>
          <w:lang w:eastAsia="en-SG"/>
        </w:rPr>
      </w:pPr>
      <w:proofErr w:type="spellStart"/>
      <w:r w:rsidRPr="008235EA">
        <w:rPr>
          <w:rFonts w:ascii="Courier New" w:eastAsia="Times New Roman" w:hAnsi="Courier New" w:cs="Courier New"/>
          <w:color w:val="DD1144"/>
          <w:spacing w:val="2"/>
          <w:sz w:val="14"/>
          <w:szCs w:val="14"/>
          <w:lang w:eastAsia="en-SG"/>
        </w:rPr>
        <w:lastRenderedPageBreak/>
        <w:t>i</w:t>
      </w:r>
      <w:proofErr w:type="spellEnd"/>
      <w:r w:rsidRPr="008235EA">
        <w:rPr>
          <w:rFonts w:ascii="Courier New" w:eastAsia="Times New Roman" w:hAnsi="Courier New" w:cs="Courier New"/>
          <w:color w:val="DD1144"/>
          <w:spacing w:val="2"/>
          <w:sz w:val="14"/>
          <w:szCs w:val="14"/>
          <w:lang w:eastAsia="en-SG"/>
        </w:rPr>
        <w:t xml:space="preserve"> =~ Lines + Circles + Contrast + Angle </w:t>
      </w:r>
    </w:p>
    <w:p w14:paraId="4CBD494C" w14:textId="74CC6C0A" w:rsidR="008235EA" w:rsidRDefault="008235EA" w:rsidP="00F7085B">
      <w:pPr>
        <w:rPr>
          <w:rFonts w:ascii="Times" w:eastAsia="Times New Roman" w:hAnsi="Times" w:cs="Arial"/>
          <w:color w:val="000000" w:themeColor="text1"/>
          <w:shd w:val="clear" w:color="auto" w:fill="FFFFFF"/>
        </w:rPr>
      </w:pPr>
      <w:r w:rsidRPr="00F818A4">
        <w:rPr>
          <w:rFonts w:ascii="Times" w:eastAsia="Times New Roman" w:hAnsi="Times" w:cs="Arial"/>
          <w:color w:val="000000" w:themeColor="text1"/>
          <w:shd w:val="clear" w:color="auto" w:fill="E2EFD9" w:themeFill="accent6" w:themeFillTint="33"/>
        </w:rPr>
        <w:t>But this model did not outperform more parsimonious and straightforward models.</w:t>
      </w:r>
    </w:p>
    <w:p w14:paraId="681C8CB6"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proofErr w:type="spellStart"/>
      <w:proofErr w:type="gramStart"/>
      <w:r>
        <w:rPr>
          <w:rStyle w:val="HTMLCode"/>
          <w:color w:val="212121"/>
          <w:spacing w:val="2"/>
        </w:rPr>
        <w:t>anova</w:t>
      </w:r>
      <w:proofErr w:type="spellEnd"/>
      <w:r>
        <w:rPr>
          <w:rStyle w:val="HTMLCode"/>
          <w:color w:val="212121"/>
          <w:spacing w:val="2"/>
        </w:rPr>
        <w:t>(</w:t>
      </w:r>
      <w:proofErr w:type="gramEnd"/>
      <w:r>
        <w:rPr>
          <w:rStyle w:val="HTMLCode"/>
          <w:color w:val="212121"/>
          <w:spacing w:val="2"/>
        </w:rPr>
        <w:t>m0, m1, m1b, m2, m4)</w:t>
      </w:r>
    </w:p>
    <w:p w14:paraId="2A4F1CED"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Chi-Squared Difference Test</w:t>
      </w:r>
    </w:p>
    <w:p w14:paraId="38157EC6"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xml:space="preserve">## </w:t>
      </w:r>
    </w:p>
    <w:p w14:paraId="2BAD4121"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xml:space="preserve">##      </w:t>
      </w:r>
      <w:proofErr w:type="spellStart"/>
      <w:r>
        <w:rPr>
          <w:rStyle w:val="hljs-comment"/>
          <w:i/>
          <w:iCs/>
          <w:color w:val="999988"/>
          <w:spacing w:val="2"/>
        </w:rPr>
        <w:t>Df</w:t>
      </w:r>
      <w:proofErr w:type="spellEnd"/>
      <w:r>
        <w:rPr>
          <w:rStyle w:val="hljs-comment"/>
          <w:i/>
          <w:iCs/>
          <w:color w:val="999988"/>
          <w:spacing w:val="2"/>
        </w:rPr>
        <w:t xml:space="preserve">   AIC   BIC </w:t>
      </w:r>
      <w:proofErr w:type="spellStart"/>
      <w:r>
        <w:rPr>
          <w:rStyle w:val="hljs-comment"/>
          <w:i/>
          <w:iCs/>
          <w:color w:val="999988"/>
          <w:spacing w:val="2"/>
        </w:rPr>
        <w:t>Chisq</w:t>
      </w:r>
      <w:proofErr w:type="spellEnd"/>
      <w:r>
        <w:rPr>
          <w:rStyle w:val="hljs-comment"/>
          <w:i/>
          <w:iCs/>
          <w:color w:val="999988"/>
          <w:spacing w:val="2"/>
        </w:rPr>
        <w:t xml:space="preserve"> </w:t>
      </w:r>
      <w:proofErr w:type="spellStart"/>
      <w:r>
        <w:rPr>
          <w:rStyle w:val="hljs-comment"/>
          <w:i/>
          <w:iCs/>
          <w:color w:val="999988"/>
          <w:spacing w:val="2"/>
        </w:rPr>
        <w:t>Chisq</w:t>
      </w:r>
      <w:proofErr w:type="spellEnd"/>
      <w:r>
        <w:rPr>
          <w:rStyle w:val="hljs-comment"/>
          <w:i/>
          <w:iCs/>
          <w:color w:val="999988"/>
          <w:spacing w:val="2"/>
        </w:rPr>
        <w:t xml:space="preserve"> diff </w:t>
      </w:r>
      <w:proofErr w:type="spellStart"/>
      <w:r>
        <w:rPr>
          <w:rStyle w:val="hljs-comment"/>
          <w:i/>
          <w:iCs/>
          <w:color w:val="999988"/>
          <w:spacing w:val="2"/>
        </w:rPr>
        <w:t>Df</w:t>
      </w:r>
      <w:proofErr w:type="spellEnd"/>
      <w:r>
        <w:rPr>
          <w:rStyle w:val="hljs-comment"/>
          <w:i/>
          <w:iCs/>
          <w:color w:val="999988"/>
          <w:spacing w:val="2"/>
        </w:rPr>
        <w:t xml:space="preserve"> diff </w:t>
      </w:r>
      <w:proofErr w:type="spellStart"/>
      <w:r>
        <w:rPr>
          <w:rStyle w:val="hljs-comment"/>
          <w:i/>
          <w:iCs/>
          <w:color w:val="999988"/>
          <w:spacing w:val="2"/>
        </w:rPr>
        <w:t>Pr</w:t>
      </w:r>
      <w:proofErr w:type="spellEnd"/>
      <w:r>
        <w:rPr>
          <w:rStyle w:val="hljs-comment"/>
          <w:i/>
          <w:iCs/>
          <w:color w:val="999988"/>
          <w:spacing w:val="2"/>
        </w:rPr>
        <w:t>(&gt;</w:t>
      </w:r>
      <w:proofErr w:type="spellStart"/>
      <w:r>
        <w:rPr>
          <w:rStyle w:val="hljs-comment"/>
          <w:i/>
          <w:iCs/>
          <w:color w:val="999988"/>
          <w:spacing w:val="2"/>
        </w:rPr>
        <w:t>Chisq</w:t>
      </w:r>
      <w:proofErr w:type="spellEnd"/>
      <w:r>
        <w:rPr>
          <w:rStyle w:val="hljs-comment"/>
          <w:i/>
          <w:iCs/>
          <w:color w:val="999988"/>
          <w:spacing w:val="2"/>
        </w:rPr>
        <w:t xml:space="preserve">)    </w:t>
      </w:r>
    </w:p>
    <w:p w14:paraId="30A8689B"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m</w:t>
      </w:r>
      <w:proofErr w:type="gramStart"/>
      <w:r>
        <w:rPr>
          <w:rStyle w:val="hljs-comment"/>
          <w:i/>
          <w:iCs/>
          <w:color w:val="999988"/>
          <w:spacing w:val="2"/>
        </w:rPr>
        <w:t>1  160</w:t>
      </w:r>
      <w:proofErr w:type="gramEnd"/>
      <w:r>
        <w:rPr>
          <w:rStyle w:val="hljs-comment"/>
          <w:i/>
          <w:iCs/>
          <w:color w:val="999988"/>
          <w:spacing w:val="2"/>
        </w:rPr>
        <w:t xml:space="preserve"> 11299 11475   399                                  </w:t>
      </w:r>
    </w:p>
    <w:p w14:paraId="47C1BF13"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xml:space="preserve">## m1b 160 11299 11475   399          0       0               </w:t>
      </w:r>
    </w:p>
    <w:p w14:paraId="6ECC21A7"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m</w:t>
      </w:r>
      <w:proofErr w:type="gramStart"/>
      <w:r>
        <w:rPr>
          <w:rStyle w:val="hljs-comment"/>
          <w:i/>
          <w:iCs/>
          <w:color w:val="999988"/>
          <w:spacing w:val="2"/>
        </w:rPr>
        <w:t>0  163</w:t>
      </w:r>
      <w:proofErr w:type="gramEnd"/>
      <w:r>
        <w:rPr>
          <w:rStyle w:val="hljs-comment"/>
          <w:i/>
          <w:iCs/>
          <w:color w:val="999988"/>
          <w:spacing w:val="2"/>
        </w:rPr>
        <w:t xml:space="preserve"> 11483 11648   589        190       3     &lt;2e-16 ***</w:t>
      </w:r>
    </w:p>
    <w:p w14:paraId="2833F722" w14:textId="77777777" w:rsidR="008235EA" w:rsidRP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b/>
          <w:bCs/>
          <w:color w:val="212121"/>
          <w:spacing w:val="2"/>
        </w:rPr>
      </w:pPr>
      <w:r w:rsidRPr="008235EA">
        <w:rPr>
          <w:rStyle w:val="hljs-comment"/>
          <w:b/>
          <w:bCs/>
          <w:i/>
          <w:iCs/>
          <w:color w:val="999988"/>
          <w:spacing w:val="2"/>
        </w:rPr>
        <w:t>## m</w:t>
      </w:r>
      <w:proofErr w:type="gramStart"/>
      <w:r w:rsidRPr="008235EA">
        <w:rPr>
          <w:rStyle w:val="hljs-comment"/>
          <w:b/>
          <w:bCs/>
          <w:i/>
          <w:iCs/>
          <w:color w:val="999988"/>
          <w:spacing w:val="2"/>
        </w:rPr>
        <w:t>2  166</w:t>
      </w:r>
      <w:proofErr w:type="gramEnd"/>
      <w:r w:rsidRPr="008235EA">
        <w:rPr>
          <w:rStyle w:val="hljs-comment"/>
          <w:b/>
          <w:bCs/>
          <w:i/>
          <w:iCs/>
          <w:color w:val="999988"/>
          <w:spacing w:val="2"/>
        </w:rPr>
        <w:t xml:space="preserve"> 12479 12633  1590       1002       3     &lt;2e-16 ***</w:t>
      </w:r>
    </w:p>
    <w:p w14:paraId="6C9CA9BE"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m</w:t>
      </w:r>
      <w:proofErr w:type="gramStart"/>
      <w:r>
        <w:rPr>
          <w:rStyle w:val="hljs-comment"/>
          <w:i/>
          <w:iCs/>
          <w:color w:val="999988"/>
          <w:spacing w:val="2"/>
        </w:rPr>
        <w:t>4  170</w:t>
      </w:r>
      <w:proofErr w:type="gramEnd"/>
      <w:r>
        <w:rPr>
          <w:rStyle w:val="hljs-comment"/>
          <w:i/>
          <w:iCs/>
          <w:color w:val="999988"/>
          <w:spacing w:val="2"/>
        </w:rPr>
        <w:t xml:space="preserve"> 13378 13519  2498        907       4     &lt;2e-16 ***</w:t>
      </w:r>
    </w:p>
    <w:p w14:paraId="616C076A" w14:textId="77777777" w:rsidR="008235EA" w:rsidRDefault="008235EA" w:rsidP="00F7085B">
      <w:pPr>
        <w:rPr>
          <w:rFonts w:ascii="Times" w:eastAsia="Times New Roman" w:hAnsi="Times" w:cs="Arial"/>
          <w:color w:val="000000" w:themeColor="text1"/>
          <w:shd w:val="clear" w:color="auto" w:fill="FFFFFF"/>
        </w:rPr>
      </w:pPr>
    </w:p>
    <w:p w14:paraId="05F41BB9" w14:textId="599AF959" w:rsidR="00F7085B" w:rsidRDefault="00F7085B" w:rsidP="00F7085B">
      <w:pPr>
        <w:rPr>
          <w:rFonts w:ascii="Times" w:eastAsia="Times New Roman" w:hAnsi="Times" w:cs="Arial"/>
          <w:color w:val="222222"/>
          <w:shd w:val="clear" w:color="auto" w:fill="FFFFFF"/>
        </w:rPr>
      </w:pPr>
      <w:r w:rsidRPr="00F818A4">
        <w:rPr>
          <w:rFonts w:ascii="Times" w:eastAsia="Times New Roman" w:hAnsi="Times" w:cs="Arial"/>
          <w:color w:val="000000" w:themeColor="text1"/>
          <w:shd w:val="clear" w:color="auto" w:fill="E2EFD9" w:themeFill="accent6" w:themeFillTint="33"/>
        </w:rPr>
        <w:t xml:space="preserve">It seems like even though </w:t>
      </w:r>
      <w:r w:rsidR="008235EA" w:rsidRPr="00F818A4">
        <w:rPr>
          <w:rFonts w:ascii="Times" w:eastAsia="Times New Roman" w:hAnsi="Times" w:cs="Arial"/>
          <w:color w:val="000000" w:themeColor="text1"/>
          <w:shd w:val="clear" w:color="auto" w:fill="E2EFD9" w:themeFill="accent6" w:themeFillTint="33"/>
        </w:rPr>
        <w:t>contrast-based</w:t>
      </w:r>
      <w:r w:rsidRPr="00F818A4">
        <w:rPr>
          <w:rFonts w:ascii="Times" w:eastAsia="Times New Roman" w:hAnsi="Times" w:cs="Arial"/>
          <w:color w:val="000000" w:themeColor="text1"/>
          <w:shd w:val="clear" w:color="auto" w:fill="E2EFD9" w:themeFill="accent6" w:themeFillTint="33"/>
        </w:rPr>
        <w:t xml:space="preserve"> illusions might share different perceptual process at a low </w:t>
      </w:r>
      <w:r w:rsidR="008235EA" w:rsidRPr="00F818A4">
        <w:rPr>
          <w:rFonts w:ascii="Times" w:eastAsia="Times New Roman" w:hAnsi="Times" w:cs="Arial"/>
          <w:color w:val="000000" w:themeColor="text1"/>
          <w:shd w:val="clear" w:color="auto" w:fill="E2EFD9" w:themeFill="accent6" w:themeFillTint="33"/>
        </w:rPr>
        <w:t xml:space="preserve">perceptual </w:t>
      </w:r>
      <w:r w:rsidRPr="00F818A4">
        <w:rPr>
          <w:rFonts w:ascii="Times" w:eastAsia="Times New Roman" w:hAnsi="Times" w:cs="Arial"/>
          <w:color w:val="000000" w:themeColor="text1"/>
          <w:shd w:val="clear" w:color="auto" w:fill="E2EFD9" w:themeFill="accent6" w:themeFillTint="33"/>
        </w:rPr>
        <w:t>level, the inter-individual variability in the</w:t>
      </w:r>
      <w:r w:rsidR="00A83DCB" w:rsidRPr="00F818A4">
        <w:rPr>
          <w:rFonts w:ascii="Times" w:eastAsia="Times New Roman" w:hAnsi="Times" w:cs="Arial"/>
          <w:color w:val="000000" w:themeColor="text1"/>
          <w:shd w:val="clear" w:color="auto" w:fill="E2EFD9" w:themeFill="accent6" w:themeFillTint="33"/>
        </w:rPr>
        <w:t>ir sensitivity</w:t>
      </w:r>
      <w:r w:rsidR="008235EA" w:rsidRPr="00F818A4">
        <w:rPr>
          <w:rFonts w:ascii="Times" w:eastAsia="Times New Roman" w:hAnsi="Times" w:cs="Arial"/>
          <w:color w:val="000000" w:themeColor="text1"/>
          <w:shd w:val="clear" w:color="auto" w:fill="E2EFD9" w:themeFill="accent6" w:themeFillTint="33"/>
        </w:rPr>
        <w:t xml:space="preserve"> </w:t>
      </w:r>
      <w:r w:rsidR="00A83DCB" w:rsidRPr="00F818A4">
        <w:rPr>
          <w:rFonts w:ascii="Times" w:eastAsia="Times New Roman" w:hAnsi="Times" w:cs="Arial"/>
          <w:color w:val="000000" w:themeColor="text1"/>
          <w:shd w:val="clear" w:color="auto" w:fill="E2EFD9" w:themeFill="accent6" w:themeFillTint="33"/>
        </w:rPr>
        <w:t>is partly related to that of other illusions.</w:t>
      </w:r>
    </w:p>
    <w:p w14:paraId="010F2A6A" w14:textId="77777777" w:rsidR="00F7085B" w:rsidRDefault="00F7085B" w:rsidP="00F7085B">
      <w:pPr>
        <w:rPr>
          <w:rFonts w:ascii="Times" w:eastAsia="Times New Roman" w:hAnsi="Times" w:cs="Arial"/>
          <w:color w:val="222222"/>
          <w:shd w:val="clear" w:color="auto" w:fill="FFFFFF"/>
        </w:rPr>
      </w:pPr>
    </w:p>
    <w:p w14:paraId="23997A0D" w14:textId="278CA6CE" w:rsidR="00A16DFA" w:rsidRDefault="00A16DFA" w:rsidP="00A16DFA">
      <w:pPr>
        <w:rPr>
          <w:rFonts w:ascii="Times" w:eastAsia="Times New Roman" w:hAnsi="Times" w:cs="Arial"/>
          <w:color w:val="222222"/>
          <w:shd w:val="clear" w:color="auto" w:fill="FFFFFF"/>
        </w:rPr>
      </w:pPr>
    </w:p>
    <w:p w14:paraId="470198C7"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3. Terminology</w:t>
      </w:r>
    </w:p>
    <w:p w14:paraId="234EE7E1" w14:textId="77777777" w:rsidR="00A16DFA" w:rsidRPr="00A16DFA" w:rsidRDefault="00A16DFA" w:rsidP="00A16DFA">
      <w:pPr>
        <w:rPr>
          <w:rFonts w:ascii="Times" w:eastAsia="Times New Roman" w:hAnsi="Times" w:cs="Arial"/>
          <w:color w:val="222222"/>
          <w:shd w:val="clear" w:color="auto" w:fill="FFFFFF"/>
        </w:rPr>
      </w:pPr>
    </w:p>
    <w:p w14:paraId="2522778F"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Terminology is important, and especially in the case of illusions. I will take a specific sentence to discuss a problem:</w:t>
      </w:r>
    </w:p>
    <w:p w14:paraId="3651741A"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w:t>
      </w:r>
      <w:proofErr w:type="gramStart"/>
      <w:r w:rsidRPr="00A16DFA">
        <w:rPr>
          <w:rFonts w:ascii="Times" w:eastAsia="Times New Roman" w:hAnsi="Times" w:cs="Arial"/>
          <w:color w:val="222222"/>
          <w:shd w:val="clear" w:color="auto" w:fill="FFFFFF"/>
        </w:rPr>
        <w:t>illusions</w:t>
      </w:r>
      <w:proofErr w:type="gramEnd"/>
      <w:r w:rsidRPr="00A16DFA">
        <w:rPr>
          <w:rFonts w:ascii="Times" w:eastAsia="Times New Roman" w:hAnsi="Times" w:cs="Arial"/>
          <w:color w:val="222222"/>
          <w:shd w:val="clear" w:color="auto" w:fill="FFFFFF"/>
        </w:rPr>
        <w:t xml:space="preserve"> are conceptualized as ambiguous </w:t>
      </w:r>
      <w:proofErr w:type="spellStart"/>
      <w:r w:rsidRPr="00A16DFA">
        <w:rPr>
          <w:rFonts w:ascii="Times" w:eastAsia="Times New Roman" w:hAnsi="Times" w:cs="Arial"/>
          <w:color w:val="222222"/>
          <w:shd w:val="clear" w:color="auto" w:fill="FFFFFF"/>
        </w:rPr>
        <w:t>percepts</w:t>
      </w:r>
      <w:proofErr w:type="spellEnd"/>
      <w:r w:rsidRPr="00A16DFA">
        <w:rPr>
          <w:rFonts w:ascii="Times" w:eastAsia="Times New Roman" w:hAnsi="Times" w:cs="Arial"/>
          <w:color w:val="222222"/>
          <w:shd w:val="clear" w:color="auto" w:fill="FFFFFF"/>
        </w:rPr>
        <w:t xml:space="preserve"> (noisy sensory evidence) giving ample weight to prior knowledge to minimize prediction error and provide a coherent perceptual experience"</w:t>
      </w:r>
    </w:p>
    <w:p w14:paraId="41BA1723" w14:textId="6DDFEA66"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In most illusions the percept is not ambiguous at all, as the percept refers to the experience of the observer. What can be described as ambiguous is the stimulus.</w:t>
      </w:r>
    </w:p>
    <w:p w14:paraId="56DD1188" w14:textId="79F66672" w:rsidR="00A16DFA" w:rsidRDefault="00A16DFA" w:rsidP="00A16DFA">
      <w:pPr>
        <w:rPr>
          <w:rFonts w:ascii="Times" w:eastAsia="Times New Roman" w:hAnsi="Times" w:cs="Arial"/>
          <w:color w:val="222222"/>
          <w:shd w:val="clear" w:color="auto" w:fill="FFFFFF"/>
        </w:rPr>
      </w:pPr>
    </w:p>
    <w:p w14:paraId="3CA1502E" w14:textId="77777777" w:rsidR="002D3CC0" w:rsidRPr="00B41235" w:rsidRDefault="002D3CC0" w:rsidP="00957A91">
      <w:pPr>
        <w:shd w:val="clear" w:color="auto" w:fill="E2EFD9" w:themeFill="accent6" w:themeFillTint="33"/>
        <w:rPr>
          <w:rFonts w:ascii="Times New Roman" w:hAnsi="Times New Roman" w:cs="Times New Roman"/>
        </w:rPr>
      </w:pPr>
      <w:r w:rsidRPr="00B41235">
        <w:rPr>
          <w:rFonts w:ascii="Times New Roman" w:hAnsi="Times New Roman" w:cs="Times New Roman"/>
        </w:rPr>
        <w:t xml:space="preserve">We agree with the reviewer that the term ‘ambiguous </w:t>
      </w:r>
      <w:proofErr w:type="spellStart"/>
      <w:r w:rsidRPr="00B41235">
        <w:rPr>
          <w:rFonts w:ascii="Times New Roman" w:hAnsi="Times New Roman" w:cs="Times New Roman"/>
        </w:rPr>
        <w:t>percepts’</w:t>
      </w:r>
      <w:proofErr w:type="spellEnd"/>
      <w:r w:rsidRPr="00B41235">
        <w:rPr>
          <w:rFonts w:ascii="Times New Roman" w:hAnsi="Times New Roman" w:cs="Times New Roman"/>
        </w:rPr>
        <w:t xml:space="preserve"> may be more well-suited to characterize a specific subset of illusions (e.g., bistable illusions) than as a general definition for visual illusions. We have since amended the terminology we use to define illusions accordingly (lines XXXX):</w:t>
      </w:r>
    </w:p>
    <w:p w14:paraId="138DD572" w14:textId="77777777" w:rsidR="002D3CC0" w:rsidRPr="00B41235" w:rsidRDefault="002D3CC0" w:rsidP="00957A91">
      <w:pPr>
        <w:shd w:val="clear" w:color="auto" w:fill="E2EFD9" w:themeFill="accent6" w:themeFillTint="33"/>
        <w:rPr>
          <w:rFonts w:ascii="Times New Roman" w:hAnsi="Times New Roman" w:cs="Times New Roman"/>
        </w:rPr>
      </w:pPr>
    </w:p>
    <w:p w14:paraId="43423CFF" w14:textId="56B1BA2A" w:rsidR="002D3CC0" w:rsidRPr="00B41235" w:rsidRDefault="002D3CC0" w:rsidP="00957A91">
      <w:pPr>
        <w:shd w:val="clear" w:color="auto" w:fill="E2EFD9" w:themeFill="accent6" w:themeFillTint="33"/>
        <w:rPr>
          <w:rFonts w:ascii="Times New Roman" w:hAnsi="Times New Roman" w:cs="Times New Roman"/>
          <w:i/>
          <w:iCs/>
        </w:rPr>
      </w:pPr>
      <w:r w:rsidRPr="00B41235">
        <w:rPr>
          <w:rFonts w:ascii="Times New Roman" w:hAnsi="Times New Roman" w:cs="Times New Roman"/>
          <w:i/>
          <w:iCs/>
        </w:rPr>
        <w:t xml:space="preserve">…illusions are conceptualized as </w:t>
      </w:r>
      <w:del w:id="6" w:author="Dominique Makowski (Dr)" w:date="2022-12-30T17:03:00Z">
        <w:r w:rsidR="009325E3" w:rsidRPr="00B41235" w:rsidDel="00D3058A">
          <w:rPr>
            <w:rFonts w:ascii="Times New Roman" w:hAnsi="Times New Roman" w:cs="Times New Roman"/>
            <w:i/>
            <w:iCs/>
          </w:rPr>
          <w:delText xml:space="preserve">a </w:delText>
        </w:r>
      </w:del>
      <w:r w:rsidR="009325E3" w:rsidRPr="00B41235">
        <w:rPr>
          <w:rFonts w:ascii="Times New Roman" w:hAnsi="Times New Roman" w:cs="Times New Roman"/>
          <w:i/>
          <w:iCs/>
        </w:rPr>
        <w:t>non-veridical perceptual experience</w:t>
      </w:r>
      <w:ins w:id="7" w:author="Dominique Makowski (Dr)" w:date="2022-12-30T17:03:00Z">
        <w:r w:rsidR="00D3058A" w:rsidRPr="00B41235">
          <w:rPr>
            <w:rFonts w:ascii="Times New Roman" w:hAnsi="Times New Roman" w:cs="Times New Roman"/>
            <w:i/>
            <w:iCs/>
          </w:rPr>
          <w:t>s</w:t>
        </w:r>
      </w:ins>
      <w:r w:rsidRPr="00B41235">
        <w:rPr>
          <w:rFonts w:ascii="Times New Roman" w:hAnsi="Times New Roman" w:cs="Times New Roman"/>
          <w:i/>
          <w:iCs/>
        </w:rPr>
        <w:t xml:space="preserve"> that result from giving ample weight to prior knowledge to minimize prediction error in the face of </w:t>
      </w:r>
      <w:r w:rsidR="009325E3" w:rsidRPr="00B41235">
        <w:rPr>
          <w:rFonts w:ascii="Times New Roman" w:hAnsi="Times New Roman" w:cs="Times New Roman"/>
          <w:i/>
          <w:iCs/>
        </w:rPr>
        <w:t>biasing</w:t>
      </w:r>
      <w:r w:rsidRPr="00B41235">
        <w:rPr>
          <w:rFonts w:ascii="Times New Roman" w:hAnsi="Times New Roman" w:cs="Times New Roman"/>
          <w:i/>
          <w:iCs/>
        </w:rPr>
        <w:t xml:space="preserve"> sensory evidence.</w:t>
      </w:r>
    </w:p>
    <w:p w14:paraId="0813E0F6" w14:textId="77777777" w:rsidR="006165C8" w:rsidRDefault="006165C8" w:rsidP="00A16DFA">
      <w:pPr>
        <w:rPr>
          <w:rFonts w:ascii="Times" w:eastAsia="Times New Roman" w:hAnsi="Times" w:cs="Arial"/>
          <w:color w:val="222222"/>
          <w:shd w:val="clear" w:color="auto" w:fill="FFFFFF"/>
        </w:rPr>
      </w:pPr>
    </w:p>
    <w:p w14:paraId="4FE9BB7D" w14:textId="0E2DA4B1"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4. Results</w:t>
      </w:r>
    </w:p>
    <w:p w14:paraId="54CA8ED0" w14:textId="77777777" w:rsidR="00A16DFA" w:rsidRPr="00A16DFA" w:rsidRDefault="00A16DFA" w:rsidP="00A16DFA">
      <w:pPr>
        <w:rPr>
          <w:rFonts w:ascii="Times" w:eastAsia="Times New Roman" w:hAnsi="Times" w:cs="Arial"/>
          <w:color w:val="222222"/>
          <w:shd w:val="clear" w:color="auto" w:fill="FFFFFF"/>
        </w:rPr>
      </w:pPr>
    </w:p>
    <w:p w14:paraId="79D5AAAF"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 presentation of the results also needs a complete restructuring. Most of the results are summarised in Figure 3. This Figure is very busy, confusing, and hard to understand. There are too many panels, and they are not labelled. Some are summary of raw </w:t>
      </w:r>
      <w:proofErr w:type="gramStart"/>
      <w:r w:rsidRPr="00A16DFA">
        <w:rPr>
          <w:rFonts w:ascii="Times" w:eastAsia="Times New Roman" w:hAnsi="Times" w:cs="Arial"/>
          <w:color w:val="222222"/>
          <w:shd w:val="clear" w:color="auto" w:fill="FFFFFF"/>
        </w:rPr>
        <w:t>data,</w:t>
      </w:r>
      <w:proofErr w:type="gramEnd"/>
      <w:r w:rsidRPr="00A16DFA">
        <w:rPr>
          <w:rFonts w:ascii="Times" w:eastAsia="Times New Roman" w:hAnsi="Times" w:cs="Arial"/>
          <w:color w:val="222222"/>
          <w:shd w:val="clear" w:color="auto" w:fill="FFFFFF"/>
        </w:rPr>
        <w:t xml:space="preserve"> some are results from model fitting. Many axes are not labelled.</w:t>
      </w:r>
    </w:p>
    <w:p w14:paraId="1501F5B6" w14:textId="27340EB6"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lastRenderedPageBreak/>
        <w:t>There is enough material here for at least three separate figures. This way basic summary statistics (including scatter graphs) can be presented first, and the model introduced only later.</w:t>
      </w:r>
    </w:p>
    <w:p w14:paraId="132529E5" w14:textId="13C4FE80" w:rsidR="0051793B" w:rsidRDefault="0051793B" w:rsidP="00A16DFA">
      <w:pPr>
        <w:rPr>
          <w:rFonts w:ascii="Times" w:eastAsia="Times New Roman" w:hAnsi="Times" w:cs="Arial"/>
          <w:color w:val="222222"/>
          <w:shd w:val="clear" w:color="auto" w:fill="FFFFFF"/>
        </w:rPr>
      </w:pPr>
    </w:p>
    <w:p w14:paraId="3B3EB061" w14:textId="0D7CCB7B" w:rsidR="001634BC" w:rsidRDefault="001634BC" w:rsidP="009A4D4C">
      <w:pPr>
        <w:shd w:val="clear" w:color="auto" w:fill="E2EFD9" w:themeFill="accent6" w:themeFillTint="33"/>
        <w:rPr>
          <w:rFonts w:ascii="Times New Roman" w:hAnsi="Times New Roman" w:cs="Times New Roman"/>
        </w:rPr>
      </w:pPr>
      <w:r>
        <w:rPr>
          <w:rFonts w:ascii="Times New Roman" w:hAnsi="Times New Roman" w:cs="Times New Roman"/>
        </w:rPr>
        <w:t>We agree that this figure was a bit crowded. Given that we added a new figure in the methods, we thought that the best way to proceed was to remove the demographic information from the figure</w:t>
      </w:r>
      <w:r w:rsidR="008C5180">
        <w:rPr>
          <w:rFonts w:ascii="Times New Roman" w:hAnsi="Times New Roman" w:cs="Times New Roman"/>
        </w:rPr>
        <w:t xml:space="preserve"> (as it was somewhat redundant with the sample description and did not add much </w:t>
      </w:r>
      <w:r w:rsidR="005729E7">
        <w:rPr>
          <w:rFonts w:ascii="Times New Roman" w:hAnsi="Times New Roman" w:cs="Times New Roman"/>
        </w:rPr>
        <w:t>relevant information</w:t>
      </w:r>
      <w:proofErr w:type="gramStart"/>
      <w:r w:rsidR="008C5180">
        <w:rPr>
          <w:rFonts w:ascii="Times New Roman" w:hAnsi="Times New Roman" w:cs="Times New Roman"/>
        </w:rPr>
        <w:t>)</w:t>
      </w:r>
      <w:r>
        <w:rPr>
          <w:rFonts w:ascii="Times New Roman" w:hAnsi="Times New Roman" w:cs="Times New Roman"/>
        </w:rPr>
        <w:t>, and</w:t>
      </w:r>
      <w:proofErr w:type="gramEnd"/>
      <w:r>
        <w:rPr>
          <w:rFonts w:ascii="Times New Roman" w:hAnsi="Times New Roman" w:cs="Times New Roman"/>
        </w:rPr>
        <w:t xml:space="preserve"> focus instead on the study results. Note that the figures related to the sample information and distributions is still available in the supplementary material.</w:t>
      </w:r>
    </w:p>
    <w:p w14:paraId="073BFD98" w14:textId="3858A1A9" w:rsidR="00A16DFA" w:rsidRPr="001634BC" w:rsidRDefault="001634BC" w:rsidP="001634BC">
      <w:pPr>
        <w:rPr>
          <w:rFonts w:ascii="Times New Roman" w:hAnsi="Times New Roman" w:cs="Times New Roman"/>
        </w:rPr>
      </w:pPr>
      <w:r w:rsidRPr="001634BC">
        <w:rPr>
          <w:rFonts w:ascii="Times New Roman" w:hAnsi="Times New Roman" w:cs="Times New Roman"/>
        </w:rPr>
        <w:t xml:space="preserve"> </w:t>
      </w:r>
    </w:p>
    <w:p w14:paraId="237C65B8"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5. Large number of trials</w:t>
      </w:r>
    </w:p>
    <w:p w14:paraId="765711D7" w14:textId="77777777" w:rsidR="00A16DFA" w:rsidRPr="00A16DFA" w:rsidRDefault="00A16DFA" w:rsidP="00A16DFA">
      <w:pPr>
        <w:rPr>
          <w:rFonts w:ascii="Times" w:eastAsia="Times New Roman" w:hAnsi="Times" w:cs="Arial"/>
          <w:color w:val="222222"/>
          <w:shd w:val="clear" w:color="auto" w:fill="FFFFFF"/>
        </w:rPr>
      </w:pPr>
    </w:p>
    <w:p w14:paraId="5D3FF271" w14:textId="20A5A1F6" w:rsidR="00021A15"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Each participant makes 1340 responses (trials). I am worried that over such a long experiment (online) some different strategies may be adopted. Some people will remain motivated while others will "cheat". The problem is that these different strategies are hard to control online and they are likely to correlate with personality traits. The authors should at the very least consider this possibility.</w:t>
      </w:r>
    </w:p>
    <w:p w14:paraId="0D4324B3" w14:textId="63E3A1B2" w:rsidR="00EF67CB" w:rsidRDefault="00EF67CB" w:rsidP="00A16DFA">
      <w:pPr>
        <w:rPr>
          <w:rFonts w:ascii="Times" w:eastAsia="Times New Roman" w:hAnsi="Times" w:cs="Arial"/>
          <w:color w:val="222222"/>
          <w:shd w:val="clear" w:color="auto" w:fill="FFFFFF"/>
        </w:rPr>
      </w:pPr>
    </w:p>
    <w:p w14:paraId="6E98C120" w14:textId="2DB5222E" w:rsidR="001A54F3" w:rsidRDefault="00EF67CB" w:rsidP="006A032A">
      <w:p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color w:val="222222"/>
          <w:shd w:val="clear" w:color="auto" w:fill="E2EFD9" w:themeFill="accent6" w:themeFillTint="33"/>
        </w:rPr>
        <w:t xml:space="preserve">We agree with the reviewers that problematic trials are particularly likely given the nature of the experiment (many trials + online study). </w:t>
      </w:r>
      <w:proofErr w:type="gramStart"/>
      <w:r w:rsidR="001A54F3" w:rsidRPr="006A032A">
        <w:rPr>
          <w:rFonts w:ascii="Times" w:eastAsia="Times New Roman" w:hAnsi="Times" w:cs="Arial"/>
          <w:color w:val="222222"/>
          <w:shd w:val="clear" w:color="auto" w:fill="E2EFD9" w:themeFill="accent6" w:themeFillTint="33"/>
        </w:rPr>
        <w:t>First of all</w:t>
      </w:r>
      <w:proofErr w:type="gramEnd"/>
      <w:r w:rsidR="001A54F3" w:rsidRPr="006A032A">
        <w:rPr>
          <w:rFonts w:ascii="Times" w:eastAsia="Times New Roman" w:hAnsi="Times" w:cs="Arial"/>
          <w:color w:val="222222"/>
          <w:shd w:val="clear" w:color="auto" w:fill="E2EFD9" w:themeFill="accent6" w:themeFillTint="33"/>
        </w:rPr>
        <w:t xml:space="preserve">, the crowdsourcing platform used, </w:t>
      </w:r>
      <w:r w:rsidR="001A54F3" w:rsidRPr="006A032A">
        <w:rPr>
          <w:rFonts w:ascii="Times" w:eastAsia="Times New Roman" w:hAnsi="Times" w:cs="Arial"/>
          <w:b/>
          <w:bCs/>
          <w:color w:val="222222"/>
          <w:shd w:val="clear" w:color="auto" w:fill="E2EFD9" w:themeFill="accent6" w:themeFillTint="33"/>
        </w:rPr>
        <w:t>prolific</w:t>
      </w:r>
      <w:r w:rsidR="001A54F3" w:rsidRPr="006A032A">
        <w:rPr>
          <w:rFonts w:ascii="Times" w:eastAsia="Times New Roman" w:hAnsi="Times" w:cs="Arial"/>
          <w:color w:val="222222"/>
          <w:shd w:val="clear" w:color="auto" w:fill="E2EFD9" w:themeFill="accent6" w:themeFillTint="33"/>
        </w:rPr>
        <w:t xml:space="preserve">, is considered as the one providing the most reliable data (see </w:t>
      </w:r>
      <w:r w:rsidR="00A30E45" w:rsidRPr="00A30E45">
        <w:rPr>
          <w:rFonts w:ascii="Times" w:eastAsia="Times New Roman" w:hAnsi="Times" w:cs="Arial"/>
          <w:color w:val="222222"/>
          <w:shd w:val="clear" w:color="auto" w:fill="E2EFD9" w:themeFill="accent6" w:themeFillTint="33"/>
        </w:rPr>
        <w:t>Peer</w:t>
      </w:r>
      <w:r w:rsidR="00A30E45">
        <w:rPr>
          <w:rFonts w:ascii="Times" w:eastAsia="Times New Roman" w:hAnsi="Times" w:cs="Arial"/>
          <w:color w:val="222222"/>
          <w:shd w:val="clear" w:color="auto" w:fill="E2EFD9" w:themeFill="accent6" w:themeFillTint="33"/>
        </w:rPr>
        <w:t xml:space="preserve"> et al., </w:t>
      </w:r>
      <w:r w:rsidR="00A30E45" w:rsidRPr="00A30E45">
        <w:rPr>
          <w:rFonts w:ascii="Times" w:eastAsia="Times New Roman" w:hAnsi="Times" w:cs="Arial"/>
          <w:color w:val="222222"/>
          <w:shd w:val="clear" w:color="auto" w:fill="E2EFD9" w:themeFill="accent6" w:themeFillTint="33"/>
        </w:rPr>
        <w:t xml:space="preserve">2022. Data quality of platforms and panels for online </w:t>
      </w:r>
      <w:proofErr w:type="spellStart"/>
      <w:r w:rsidR="00A30E45" w:rsidRPr="00A30E45">
        <w:rPr>
          <w:rFonts w:ascii="Times" w:eastAsia="Times New Roman" w:hAnsi="Times" w:cs="Arial"/>
          <w:color w:val="222222"/>
          <w:shd w:val="clear" w:color="auto" w:fill="E2EFD9" w:themeFill="accent6" w:themeFillTint="33"/>
        </w:rPr>
        <w:t>behavioral</w:t>
      </w:r>
      <w:proofErr w:type="spellEnd"/>
      <w:r w:rsidR="00A30E45" w:rsidRPr="00A30E45">
        <w:rPr>
          <w:rFonts w:ascii="Times" w:eastAsia="Times New Roman" w:hAnsi="Times" w:cs="Arial"/>
          <w:color w:val="222222"/>
          <w:shd w:val="clear" w:color="auto" w:fill="E2EFD9" w:themeFill="accent6" w:themeFillTint="33"/>
        </w:rPr>
        <w:t xml:space="preserve"> research. </w:t>
      </w:r>
      <w:proofErr w:type="spellStart"/>
      <w:r w:rsidR="00A30E45" w:rsidRPr="006572A4">
        <w:rPr>
          <w:rFonts w:ascii="Times" w:eastAsia="Times New Roman" w:hAnsi="Times" w:cs="Arial"/>
          <w:i/>
          <w:iCs/>
          <w:color w:val="222222"/>
          <w:shd w:val="clear" w:color="auto" w:fill="E2EFD9" w:themeFill="accent6" w:themeFillTint="33"/>
        </w:rPr>
        <w:t>Behavior</w:t>
      </w:r>
      <w:proofErr w:type="spellEnd"/>
      <w:r w:rsidR="00A30E45" w:rsidRPr="006572A4">
        <w:rPr>
          <w:rFonts w:ascii="Times" w:eastAsia="Times New Roman" w:hAnsi="Times" w:cs="Arial"/>
          <w:i/>
          <w:iCs/>
          <w:color w:val="222222"/>
          <w:shd w:val="clear" w:color="auto" w:fill="E2EFD9" w:themeFill="accent6" w:themeFillTint="33"/>
        </w:rPr>
        <w:t xml:space="preserve"> Research Methods, 54</w:t>
      </w:r>
      <w:r w:rsidR="00A30E45" w:rsidRPr="006572A4">
        <w:rPr>
          <w:rFonts w:ascii="Times" w:eastAsia="Times New Roman" w:hAnsi="Times" w:cs="Arial"/>
          <w:color w:val="222222"/>
          <w:shd w:val="clear" w:color="auto" w:fill="E2EFD9" w:themeFill="accent6" w:themeFillTint="33"/>
        </w:rPr>
        <w:t>(4),</w:t>
      </w:r>
      <w:r w:rsidR="00A30E45" w:rsidRPr="00A30E45">
        <w:rPr>
          <w:rFonts w:ascii="Times" w:eastAsia="Times New Roman" w:hAnsi="Times" w:cs="Arial"/>
          <w:color w:val="222222"/>
          <w:shd w:val="clear" w:color="auto" w:fill="E2EFD9" w:themeFill="accent6" w:themeFillTint="33"/>
        </w:rPr>
        <w:t xml:space="preserve"> 1643-1662.</w:t>
      </w:r>
      <w:r w:rsidR="001A54F3" w:rsidRPr="006A032A">
        <w:rPr>
          <w:rFonts w:ascii="Times" w:eastAsia="Times New Roman" w:hAnsi="Times" w:cs="Arial"/>
          <w:color w:val="222222"/>
          <w:shd w:val="clear" w:color="auto" w:fill="E2EFD9" w:themeFill="accent6" w:themeFillTint="33"/>
        </w:rPr>
        <w:t xml:space="preserve">). As it is possible to flag “bad” participants by the experimenters (a score that is </w:t>
      </w:r>
      <w:r w:rsidR="001179F6">
        <w:rPr>
          <w:rFonts w:ascii="Times" w:eastAsia="Times New Roman" w:hAnsi="Times" w:cs="Arial"/>
          <w:color w:val="222222"/>
          <w:shd w:val="clear" w:color="auto" w:fill="E2EFD9" w:themeFill="accent6" w:themeFillTint="33"/>
        </w:rPr>
        <w:t xml:space="preserve">also </w:t>
      </w:r>
      <w:r w:rsidR="001A54F3" w:rsidRPr="006A032A">
        <w:rPr>
          <w:rFonts w:ascii="Times" w:eastAsia="Times New Roman" w:hAnsi="Times" w:cs="Arial"/>
          <w:color w:val="222222"/>
          <w:shd w:val="clear" w:color="auto" w:fill="E2EFD9" w:themeFill="accent6" w:themeFillTint="33"/>
        </w:rPr>
        <w:t>tracked by the platform which, I believe, filter</w:t>
      </w:r>
      <w:r w:rsidR="007D59A7">
        <w:rPr>
          <w:rFonts w:ascii="Times" w:eastAsia="Times New Roman" w:hAnsi="Times" w:cs="Arial"/>
          <w:color w:val="222222"/>
          <w:shd w:val="clear" w:color="auto" w:fill="E2EFD9" w:themeFill="accent6" w:themeFillTint="33"/>
        </w:rPr>
        <w:t>s</w:t>
      </w:r>
      <w:r w:rsidR="001A54F3" w:rsidRPr="006A032A">
        <w:rPr>
          <w:rFonts w:ascii="Times" w:eastAsia="Times New Roman" w:hAnsi="Times" w:cs="Arial"/>
          <w:color w:val="222222"/>
          <w:shd w:val="clear" w:color="auto" w:fill="E2EFD9" w:themeFill="accent6" w:themeFillTint="33"/>
        </w:rPr>
        <w:t xml:space="preserve"> out consistently problematic participants), they are motivated to do the tasks thoroughly (also avoiding this way possible rejections).</w:t>
      </w:r>
    </w:p>
    <w:p w14:paraId="18D063B7" w14:textId="77777777" w:rsidR="001A54F3" w:rsidRDefault="001A54F3" w:rsidP="006A032A">
      <w:pPr>
        <w:shd w:val="clear" w:color="auto" w:fill="E2EFD9" w:themeFill="accent6" w:themeFillTint="33"/>
        <w:rPr>
          <w:rFonts w:ascii="Times" w:eastAsia="Times New Roman" w:hAnsi="Times" w:cs="Arial"/>
          <w:color w:val="222222"/>
          <w:shd w:val="clear" w:color="auto" w:fill="FFFFFF"/>
        </w:rPr>
      </w:pPr>
    </w:p>
    <w:p w14:paraId="2EBF0C1F" w14:textId="292AC5CB" w:rsidR="00EF67CB" w:rsidRDefault="001A54F3" w:rsidP="006A032A">
      <w:pPr>
        <w:shd w:val="clear" w:color="auto" w:fill="E2EFD9" w:themeFill="accent6" w:themeFillTint="33"/>
        <w:rPr>
          <w:rFonts w:ascii="Times" w:eastAsia="Times New Roman" w:hAnsi="Times" w:cs="Arial"/>
          <w:color w:val="222222"/>
          <w:shd w:val="clear" w:color="auto" w:fill="FFFFFF"/>
        </w:rPr>
      </w:pPr>
      <w:proofErr w:type="gramStart"/>
      <w:r w:rsidRPr="006A032A">
        <w:rPr>
          <w:rFonts w:ascii="Times" w:eastAsia="Times New Roman" w:hAnsi="Times" w:cs="Arial"/>
          <w:color w:val="222222"/>
          <w:shd w:val="clear" w:color="auto" w:fill="E2EFD9" w:themeFill="accent6" w:themeFillTint="33"/>
        </w:rPr>
        <w:t>That being said, w</w:t>
      </w:r>
      <w:r w:rsidR="00EF67CB" w:rsidRPr="006A032A">
        <w:rPr>
          <w:rFonts w:ascii="Times" w:eastAsia="Times New Roman" w:hAnsi="Times" w:cs="Arial"/>
          <w:color w:val="222222"/>
          <w:shd w:val="clear" w:color="auto" w:fill="E2EFD9" w:themeFill="accent6" w:themeFillTint="33"/>
        </w:rPr>
        <w:t>e</w:t>
      </w:r>
      <w:proofErr w:type="gramEnd"/>
      <w:r w:rsidR="00EF67CB" w:rsidRPr="006A032A">
        <w:rPr>
          <w:rFonts w:ascii="Times" w:eastAsia="Times New Roman" w:hAnsi="Times" w:cs="Arial"/>
          <w:color w:val="222222"/>
          <w:shd w:val="clear" w:color="auto" w:fill="E2EFD9" w:themeFill="accent6" w:themeFillTint="33"/>
        </w:rPr>
        <w:t xml:space="preserve"> have</w:t>
      </w:r>
      <w:r w:rsidRPr="006A032A">
        <w:rPr>
          <w:rFonts w:ascii="Times" w:eastAsia="Times New Roman" w:hAnsi="Times" w:cs="Arial"/>
          <w:color w:val="222222"/>
          <w:shd w:val="clear" w:color="auto" w:fill="E2EFD9" w:themeFill="accent6" w:themeFillTint="33"/>
        </w:rPr>
        <w:t xml:space="preserve"> further</w:t>
      </w:r>
      <w:r w:rsidR="00EF67CB" w:rsidRPr="006A032A">
        <w:rPr>
          <w:rFonts w:ascii="Times" w:eastAsia="Times New Roman" w:hAnsi="Times" w:cs="Arial"/>
          <w:color w:val="222222"/>
          <w:shd w:val="clear" w:color="auto" w:fill="E2EFD9" w:themeFill="accent6" w:themeFillTint="33"/>
        </w:rPr>
        <w:t xml:space="preserve"> adopted several steps to ensure data quality</w:t>
      </w:r>
      <w:r w:rsidRPr="006A032A">
        <w:rPr>
          <w:rFonts w:ascii="Times" w:eastAsia="Times New Roman" w:hAnsi="Times" w:cs="Arial"/>
          <w:color w:val="222222"/>
          <w:shd w:val="clear" w:color="auto" w:fill="E2EFD9" w:themeFill="accent6" w:themeFillTint="33"/>
        </w:rPr>
        <w:t>, detailed below:</w:t>
      </w:r>
      <w:r w:rsidR="00EF67CB">
        <w:rPr>
          <w:rFonts w:ascii="Times" w:eastAsia="Times New Roman" w:hAnsi="Times" w:cs="Arial"/>
          <w:color w:val="222222"/>
          <w:shd w:val="clear" w:color="auto" w:fill="FFFFFF"/>
        </w:rPr>
        <w:t xml:space="preserve"> </w:t>
      </w:r>
    </w:p>
    <w:p w14:paraId="2D5128EE" w14:textId="1D9C08DB" w:rsidR="00EF67CB" w:rsidRDefault="00EF67CB" w:rsidP="006A032A">
      <w:pPr>
        <w:shd w:val="clear" w:color="auto" w:fill="E2EFD9" w:themeFill="accent6" w:themeFillTint="33"/>
        <w:rPr>
          <w:rFonts w:ascii="Times" w:eastAsia="Times New Roman" w:hAnsi="Times" w:cs="Arial"/>
          <w:color w:val="222222"/>
          <w:shd w:val="clear" w:color="auto" w:fill="FFFFFF"/>
        </w:rPr>
      </w:pPr>
    </w:p>
    <w:p w14:paraId="4C55CF9B" w14:textId="43FA89BB" w:rsidR="00EF67CB" w:rsidRDefault="00EF67CB" w:rsidP="006A032A">
      <w:p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color w:val="222222"/>
          <w:shd w:val="clear" w:color="auto" w:fill="E2EFD9" w:themeFill="accent6" w:themeFillTint="33"/>
        </w:rPr>
        <w:t>Regarding motivation given the number of trials:</w:t>
      </w:r>
    </w:p>
    <w:p w14:paraId="7D82A824" w14:textId="77777777" w:rsidR="00306AB3" w:rsidRDefault="00306AB3" w:rsidP="006A032A">
      <w:pPr>
        <w:shd w:val="clear" w:color="auto" w:fill="E2EFD9" w:themeFill="accent6" w:themeFillTint="33"/>
        <w:rPr>
          <w:rFonts w:ascii="Times" w:eastAsia="Times New Roman" w:hAnsi="Times" w:cs="Arial"/>
          <w:color w:val="222222"/>
          <w:shd w:val="clear" w:color="auto" w:fill="FFFFFF"/>
        </w:rPr>
      </w:pPr>
    </w:p>
    <w:p w14:paraId="3E6CD3FB" w14:textId="77777777" w:rsidR="00EF67CB" w:rsidRDefault="00EF67CB"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Management of expectations</w:t>
      </w:r>
      <w:r w:rsidRPr="006A032A">
        <w:rPr>
          <w:rFonts w:ascii="Times" w:eastAsia="Times New Roman" w:hAnsi="Times" w:cs="Arial"/>
          <w:color w:val="222222"/>
          <w:shd w:val="clear" w:color="auto" w:fill="E2EFD9" w:themeFill="accent6" w:themeFillTint="33"/>
        </w:rPr>
        <w:t>: The total length was … and participants were (hopefully) ready and prepared to spend that time in front of a computer.</w:t>
      </w:r>
    </w:p>
    <w:p w14:paraId="35E09356" w14:textId="7951E355" w:rsidR="00EF67CB" w:rsidRDefault="00EF67CB"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Gamification</w:t>
      </w:r>
      <w:r w:rsidRPr="006A032A">
        <w:rPr>
          <w:rFonts w:ascii="Times" w:eastAsia="Times New Roman" w:hAnsi="Times" w:cs="Arial"/>
          <w:color w:val="222222"/>
          <w:shd w:val="clear" w:color="auto" w:fill="E2EFD9" w:themeFill="accent6" w:themeFillTint="33"/>
        </w:rPr>
        <w:t>: we tried to “gamify” our experiment, keeping it dynamic and user-friendly</w:t>
      </w:r>
      <w:r w:rsidR="00306AB3" w:rsidRPr="006A032A">
        <w:rPr>
          <w:rFonts w:ascii="Times" w:eastAsia="Times New Roman" w:hAnsi="Times" w:cs="Arial"/>
          <w:color w:val="222222"/>
          <w:shd w:val="clear" w:color="auto" w:fill="E2EFD9" w:themeFill="accent6" w:themeFillTint="33"/>
        </w:rPr>
        <w:t xml:space="preserve"> (for instance, a completion progress bar was shown in between blocks, giving participants a sense of their progression)</w:t>
      </w:r>
      <w:r w:rsidRPr="006A032A">
        <w:rPr>
          <w:rFonts w:ascii="Times" w:eastAsia="Times New Roman" w:hAnsi="Times" w:cs="Arial"/>
          <w:color w:val="222222"/>
          <w:shd w:val="clear" w:color="auto" w:fill="E2EFD9" w:themeFill="accent6" w:themeFillTint="33"/>
        </w:rPr>
        <w:t xml:space="preserve">. </w:t>
      </w:r>
      <w:r w:rsidR="00040C7C" w:rsidRPr="006A032A">
        <w:rPr>
          <w:rFonts w:ascii="Times" w:eastAsia="Times New Roman" w:hAnsi="Times" w:cs="Arial"/>
          <w:color w:val="222222"/>
          <w:shd w:val="clear" w:color="auto" w:fill="E2EFD9" w:themeFill="accent6" w:themeFillTint="33"/>
        </w:rPr>
        <w:t xml:space="preserve">Though this a purely subjective feeling (and </w:t>
      </w:r>
      <w:r w:rsidR="00CB2A74">
        <w:rPr>
          <w:rFonts w:ascii="Times" w:eastAsia="Times New Roman" w:hAnsi="Times" w:cs="Arial"/>
          <w:color w:val="222222"/>
          <w:shd w:val="clear" w:color="auto" w:fill="E2EFD9" w:themeFill="accent6" w:themeFillTint="33"/>
        </w:rPr>
        <w:t>naturally</w:t>
      </w:r>
      <w:r w:rsidR="00040C7C" w:rsidRPr="006A032A">
        <w:rPr>
          <w:rFonts w:ascii="Times" w:eastAsia="Times New Roman" w:hAnsi="Times" w:cs="Arial"/>
          <w:color w:val="222222"/>
          <w:shd w:val="clear" w:color="auto" w:fill="E2EFD9" w:themeFill="accent6" w:themeFillTint="33"/>
        </w:rPr>
        <w:t xml:space="preserve"> biased), it seems to us that the nature of the stimuli makes for a somewhat </w:t>
      </w:r>
      <w:proofErr w:type="gramStart"/>
      <w:r w:rsidR="00040C7C" w:rsidRPr="006A032A">
        <w:rPr>
          <w:rFonts w:ascii="Times" w:eastAsia="Times New Roman" w:hAnsi="Times" w:cs="Arial"/>
          <w:color w:val="222222"/>
          <w:shd w:val="clear" w:color="auto" w:fill="E2EFD9" w:themeFill="accent6" w:themeFillTint="33"/>
        </w:rPr>
        <w:t>fairly engaging</w:t>
      </w:r>
      <w:proofErr w:type="gramEnd"/>
      <w:r w:rsidR="00040C7C" w:rsidRPr="006A032A">
        <w:rPr>
          <w:rFonts w:ascii="Times" w:eastAsia="Times New Roman" w:hAnsi="Times" w:cs="Arial"/>
          <w:color w:val="222222"/>
          <w:shd w:val="clear" w:color="auto" w:fill="E2EFD9" w:themeFill="accent6" w:themeFillTint="33"/>
        </w:rPr>
        <w:t xml:space="preserve"> experience (maybe not as far as “fun”, but one goes from one trial to the next without dread). The experiment can be tested at https://realitybending.github.io/IllusionGameValidation/study2/index.html.</w:t>
      </w:r>
    </w:p>
    <w:p w14:paraId="445C45CC" w14:textId="6554EC0B" w:rsidR="00EF67CB" w:rsidRPr="00EF67CB" w:rsidRDefault="00040C7C"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Total</w:t>
      </w:r>
      <w:r w:rsidR="00EF67CB" w:rsidRPr="006A032A">
        <w:rPr>
          <w:rFonts w:ascii="Times" w:eastAsia="Times New Roman" w:hAnsi="Times" w:cs="Arial"/>
          <w:b/>
          <w:bCs/>
          <w:color w:val="222222"/>
          <w:shd w:val="clear" w:color="auto" w:fill="E2EFD9" w:themeFill="accent6" w:themeFillTint="33"/>
        </w:rPr>
        <w:t xml:space="preserve"> length</w:t>
      </w:r>
      <w:r w:rsidR="00EF67CB" w:rsidRPr="006A032A">
        <w:rPr>
          <w:rFonts w:ascii="Times" w:eastAsia="Times New Roman" w:hAnsi="Times" w:cs="Arial"/>
          <w:color w:val="222222"/>
          <w:shd w:val="clear" w:color="auto" w:fill="E2EFD9" w:themeFill="accent6" w:themeFillTint="33"/>
        </w:rPr>
        <w:t>: The relatively short ISI allowed for a fast trial succession</w:t>
      </w:r>
      <w:r w:rsidRPr="006A032A">
        <w:rPr>
          <w:rFonts w:ascii="Times" w:eastAsia="Times New Roman" w:hAnsi="Times" w:cs="Arial"/>
          <w:color w:val="222222"/>
          <w:shd w:val="clear" w:color="auto" w:fill="E2EFD9" w:themeFill="accent6" w:themeFillTint="33"/>
        </w:rPr>
        <w:t>, which helped make the experiment more dynamic (“lively”)</w:t>
      </w:r>
      <w:r w:rsidR="00306AB3" w:rsidRPr="006A032A">
        <w:rPr>
          <w:rFonts w:ascii="Times" w:eastAsia="Times New Roman" w:hAnsi="Times" w:cs="Arial"/>
          <w:color w:val="222222"/>
          <w:shd w:val="clear" w:color="auto" w:fill="E2EFD9" w:themeFill="accent6" w:themeFillTint="33"/>
        </w:rPr>
        <w:t>.</w:t>
      </w:r>
    </w:p>
    <w:p w14:paraId="03C30BA3" w14:textId="080867F6" w:rsidR="00EF67CB" w:rsidRDefault="00EF67CB"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Multiple phases</w:t>
      </w:r>
      <w:r w:rsidRPr="006A032A">
        <w:rPr>
          <w:rFonts w:ascii="Times" w:eastAsia="Times New Roman" w:hAnsi="Times" w:cs="Arial"/>
          <w:color w:val="222222"/>
          <w:shd w:val="clear" w:color="auto" w:fill="E2EFD9" w:themeFill="accent6" w:themeFillTint="33"/>
        </w:rPr>
        <w:t>:</w:t>
      </w:r>
      <w:r w:rsidR="00896AE7" w:rsidRPr="006A032A">
        <w:rPr>
          <w:rFonts w:ascii="Times" w:eastAsia="Times New Roman" w:hAnsi="Times" w:cs="Arial"/>
          <w:color w:val="222222"/>
          <w:shd w:val="clear" w:color="auto" w:fill="E2EFD9" w:themeFill="accent6" w:themeFillTint="33"/>
        </w:rPr>
        <w:t xml:space="preserve"> </w:t>
      </w:r>
      <w:r w:rsidR="00306AB3" w:rsidRPr="006A032A">
        <w:rPr>
          <w:rFonts w:ascii="Times" w:eastAsia="Times New Roman" w:hAnsi="Times" w:cs="Arial"/>
          <w:color w:val="222222"/>
          <w:shd w:val="clear" w:color="auto" w:fill="E2EFD9" w:themeFill="accent6" w:themeFillTint="33"/>
        </w:rPr>
        <w:t xml:space="preserve">Finally, the trials were divided into </w:t>
      </w:r>
      <w:r w:rsidR="006572A4">
        <w:rPr>
          <w:rFonts w:ascii="Times" w:eastAsia="Times New Roman" w:hAnsi="Times" w:cs="Arial"/>
          <w:color w:val="222222"/>
          <w:shd w:val="clear" w:color="auto" w:fill="E2EFD9" w:themeFill="accent6" w:themeFillTint="33"/>
        </w:rPr>
        <w:t>2 sets of 10 illusion</w:t>
      </w:r>
      <w:r w:rsidR="00306AB3" w:rsidRPr="006A032A">
        <w:rPr>
          <w:rFonts w:ascii="Times" w:eastAsia="Times New Roman" w:hAnsi="Times" w:cs="Arial"/>
          <w:color w:val="222222"/>
          <w:shd w:val="clear" w:color="auto" w:fill="E2EFD9" w:themeFill="accent6" w:themeFillTint="33"/>
        </w:rPr>
        <w:t xml:space="preserve"> blocks</w:t>
      </w:r>
      <w:r w:rsidR="006572A4">
        <w:rPr>
          <w:rFonts w:ascii="Times" w:eastAsia="Times New Roman" w:hAnsi="Times" w:cs="Arial"/>
          <w:color w:val="222222"/>
          <w:shd w:val="clear" w:color="auto" w:fill="E2EFD9" w:themeFill="accent6" w:themeFillTint="33"/>
        </w:rPr>
        <w:t>, each defined by a specific illusion type</w:t>
      </w:r>
      <w:r w:rsidR="00306AB3" w:rsidRPr="006A032A">
        <w:rPr>
          <w:rFonts w:ascii="Times" w:eastAsia="Times New Roman" w:hAnsi="Times" w:cs="Arial"/>
          <w:color w:val="222222"/>
          <w:shd w:val="clear" w:color="auto" w:fill="E2EFD9" w:themeFill="accent6" w:themeFillTint="33"/>
        </w:rPr>
        <w:t>. Again, this increased the impression of progression and allowed the participants to take short mental breaks when they desired so.</w:t>
      </w:r>
      <w:r w:rsidR="006572A4">
        <w:rPr>
          <w:rFonts w:ascii="Times" w:eastAsia="Times New Roman" w:hAnsi="Times" w:cs="Arial"/>
          <w:color w:val="222222"/>
          <w:shd w:val="clear" w:color="auto" w:fill="E2EFD9" w:themeFill="accent6" w:themeFillTint="33"/>
        </w:rPr>
        <w:t xml:space="preserve"> Moreover, the 2 sets were further separated by 2 short personality questionnaires (Mini IPIP-6 and PID-5), attenuating any accumulated effects of fatigue from completing the illusion blocks</w:t>
      </w:r>
      <w:r w:rsidR="003C6835">
        <w:rPr>
          <w:rFonts w:ascii="Times" w:eastAsia="Times New Roman" w:hAnsi="Times" w:cs="Arial"/>
          <w:color w:val="222222"/>
          <w:shd w:val="clear" w:color="auto" w:fill="E2EFD9" w:themeFill="accent6" w:themeFillTint="33"/>
        </w:rPr>
        <w:t xml:space="preserve"> by creating a change</w:t>
      </w:r>
      <w:r w:rsidR="006572A4">
        <w:rPr>
          <w:rFonts w:ascii="Times" w:eastAsia="Times New Roman" w:hAnsi="Times" w:cs="Arial"/>
          <w:color w:val="222222"/>
          <w:shd w:val="clear" w:color="auto" w:fill="E2EFD9" w:themeFill="accent6" w:themeFillTint="33"/>
        </w:rPr>
        <w:t>.</w:t>
      </w:r>
    </w:p>
    <w:p w14:paraId="4EFB6978" w14:textId="77777777" w:rsidR="00EF67CB" w:rsidRPr="00EF67CB" w:rsidRDefault="00EF67CB" w:rsidP="006A032A">
      <w:pPr>
        <w:pStyle w:val="ListParagraph"/>
        <w:shd w:val="clear" w:color="auto" w:fill="E2EFD9" w:themeFill="accent6" w:themeFillTint="33"/>
        <w:rPr>
          <w:rFonts w:ascii="Times" w:eastAsia="Times New Roman" w:hAnsi="Times" w:cs="Arial"/>
          <w:color w:val="222222"/>
          <w:shd w:val="clear" w:color="auto" w:fill="FFFFFF"/>
        </w:rPr>
      </w:pPr>
    </w:p>
    <w:p w14:paraId="51F14D9B" w14:textId="0E6C28C0" w:rsidR="00306AB3" w:rsidRDefault="00EF67CB" w:rsidP="006A032A">
      <w:p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color w:val="222222"/>
          <w:shd w:val="clear" w:color="auto" w:fill="E2EFD9" w:themeFill="accent6" w:themeFillTint="33"/>
        </w:rPr>
        <w:lastRenderedPageBreak/>
        <w:t>Regarding outlier trials</w:t>
      </w:r>
      <w:r w:rsidR="00306AB3" w:rsidRPr="006A032A">
        <w:rPr>
          <w:rFonts w:ascii="Times" w:eastAsia="Times New Roman" w:hAnsi="Times" w:cs="Arial"/>
          <w:color w:val="222222"/>
          <w:shd w:val="clear" w:color="auto" w:fill="E2EFD9" w:themeFill="accent6" w:themeFillTint="33"/>
        </w:rPr>
        <w:t>:</w:t>
      </w:r>
    </w:p>
    <w:p w14:paraId="66640A71" w14:textId="26F16FD6" w:rsidR="00306AB3" w:rsidRDefault="00306AB3" w:rsidP="006A032A">
      <w:pPr>
        <w:shd w:val="clear" w:color="auto" w:fill="E2EFD9" w:themeFill="accent6" w:themeFillTint="33"/>
        <w:rPr>
          <w:rFonts w:ascii="Times" w:eastAsia="Times New Roman" w:hAnsi="Times" w:cs="Arial"/>
          <w:color w:val="222222"/>
          <w:shd w:val="clear" w:color="auto" w:fill="FFFFFF"/>
        </w:rPr>
      </w:pPr>
    </w:p>
    <w:p w14:paraId="175C35F8" w14:textId="32889137" w:rsidR="00306AB3" w:rsidRDefault="00306AB3"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Block rejection</w:t>
      </w:r>
      <w:r w:rsidRPr="006A032A">
        <w:rPr>
          <w:rFonts w:ascii="Times" w:eastAsia="Times New Roman" w:hAnsi="Times" w:cs="Arial"/>
          <w:color w:val="222222"/>
          <w:shd w:val="clear" w:color="auto" w:fill="E2EFD9" w:themeFill="accent6" w:themeFillTint="33"/>
        </w:rPr>
        <w:t>: we carefully inspected the reaction time distribution for each participant separately, for each block</w:t>
      </w:r>
      <w:r w:rsidR="008F19A0">
        <w:rPr>
          <w:rFonts w:ascii="Times" w:eastAsia="Times New Roman" w:hAnsi="Times" w:cs="Arial"/>
          <w:color w:val="222222"/>
          <w:shd w:val="clear" w:color="auto" w:fill="E2EFD9" w:themeFill="accent6" w:themeFillTint="33"/>
        </w:rPr>
        <w:t xml:space="preserve"> </w:t>
      </w:r>
      <w:r w:rsidR="008F19A0">
        <w:rPr>
          <w:rFonts w:ascii="Times" w:eastAsia="Times New Roman" w:hAnsi="Times" w:cs="Arial"/>
          <w:color w:val="222222"/>
          <w:shd w:val="clear" w:color="auto" w:fill="E2EFD9" w:themeFill="accent6" w:themeFillTint="33"/>
        </w:rPr>
        <w:t>(see answer to reviewer 2 for an example)</w:t>
      </w:r>
      <w:r w:rsidRPr="006A032A">
        <w:rPr>
          <w:rFonts w:ascii="Times" w:eastAsia="Times New Roman" w:hAnsi="Times" w:cs="Arial"/>
          <w:color w:val="222222"/>
          <w:shd w:val="clear" w:color="auto" w:fill="E2EFD9" w:themeFill="accent6" w:themeFillTint="33"/>
        </w:rPr>
        <w:t xml:space="preserve">. </w:t>
      </w:r>
      <w:r w:rsidR="00486063" w:rsidRPr="006A032A">
        <w:rPr>
          <w:rFonts w:ascii="Times" w:eastAsia="Times New Roman" w:hAnsi="Times" w:cs="Arial"/>
          <w:color w:val="222222"/>
          <w:shd w:val="clear" w:color="auto" w:fill="E2EFD9" w:themeFill="accent6" w:themeFillTint="33"/>
        </w:rPr>
        <w:t xml:space="preserve">See figure </w:t>
      </w:r>
      <w:hyperlink r:id="rId15" w:history="1">
        <w:r w:rsidR="008A2813" w:rsidRPr="00627A92">
          <w:rPr>
            <w:rStyle w:val="Hyperlink"/>
          </w:rPr>
          <w:t>https://github.com/RealityBending/IllusionGameValidation/blob/main/study2/figures/outliers_RT-1.png</w:t>
        </w:r>
      </w:hyperlink>
      <w:r w:rsidR="00795F4B">
        <w:t xml:space="preserve"> </w:t>
      </w:r>
      <w:r w:rsidR="00795F4B">
        <w:rPr>
          <w:rFonts w:ascii="Times" w:eastAsia="Times New Roman" w:hAnsi="Times" w:cs="Arial"/>
          <w:color w:val="222222"/>
          <w:shd w:val="clear" w:color="auto" w:fill="E2EFD9" w:themeFill="accent6" w:themeFillTint="33"/>
        </w:rPr>
        <w:t xml:space="preserve"> </w:t>
      </w:r>
      <w:commentRangeStart w:id="8"/>
      <w:commentRangeEnd w:id="8"/>
      <w:r w:rsidR="00795F4B">
        <w:rPr>
          <w:rStyle w:val="CommentReference"/>
        </w:rPr>
        <w:commentReference w:id="8"/>
      </w:r>
      <w:r w:rsidR="00486063" w:rsidRPr="006A032A">
        <w:rPr>
          <w:rFonts w:ascii="Times" w:eastAsia="Times New Roman" w:hAnsi="Times" w:cs="Arial"/>
          <w:color w:val="222222"/>
          <w:shd w:val="clear" w:color="auto" w:fill="E2EFD9" w:themeFill="accent6" w:themeFillTint="33"/>
        </w:rPr>
        <w:t xml:space="preserve">(note that the figure is quite big and takes a few second to load). As the RT distribution typically follows a well-defined log-normal distribution, blocks or participants that had an abnormal distribution were quite salient (see distributions </w:t>
      </w:r>
      <w:proofErr w:type="spellStart"/>
      <w:r w:rsidR="00486063" w:rsidRPr="006A032A">
        <w:rPr>
          <w:rFonts w:ascii="Times" w:eastAsia="Times New Roman" w:hAnsi="Times" w:cs="Arial"/>
          <w:color w:val="222222"/>
          <w:shd w:val="clear" w:color="auto" w:fill="E2EFD9" w:themeFill="accent6" w:themeFillTint="33"/>
        </w:rPr>
        <w:t>colored</w:t>
      </w:r>
      <w:proofErr w:type="spellEnd"/>
      <w:r w:rsidR="00486063" w:rsidRPr="006A032A">
        <w:rPr>
          <w:rFonts w:ascii="Times" w:eastAsia="Times New Roman" w:hAnsi="Times" w:cs="Arial"/>
          <w:color w:val="222222"/>
          <w:shd w:val="clear" w:color="auto" w:fill="E2EFD9" w:themeFill="accent6" w:themeFillTint="33"/>
        </w:rPr>
        <w:t xml:space="preserve"> in yellow or red). One of the common scenario</w:t>
      </w:r>
      <w:r w:rsidR="0031658E">
        <w:rPr>
          <w:rFonts w:ascii="Times" w:eastAsia="Times New Roman" w:hAnsi="Times" w:cs="Arial"/>
          <w:color w:val="222222"/>
          <w:shd w:val="clear" w:color="auto" w:fill="E2EFD9" w:themeFill="accent6" w:themeFillTint="33"/>
        </w:rPr>
        <w:t>s</w:t>
      </w:r>
      <w:r w:rsidR="00486063" w:rsidRPr="006A032A">
        <w:rPr>
          <w:rFonts w:ascii="Times" w:eastAsia="Times New Roman" w:hAnsi="Times" w:cs="Arial"/>
          <w:color w:val="222222"/>
          <w:shd w:val="clear" w:color="auto" w:fill="E2EFD9" w:themeFill="accent6" w:themeFillTint="33"/>
        </w:rPr>
        <w:t xml:space="preserve"> (often in yellow) was participants which first block is okay, but which second block is collapsed to the left (i.e., very short RTs), as if they completed the first half of the experiment well, but when instructed to go back doing the task after doing the personality questionnaires, </w:t>
      </w:r>
      <w:r w:rsidR="001A54F3" w:rsidRPr="006A032A">
        <w:rPr>
          <w:rFonts w:ascii="Times" w:eastAsia="Times New Roman" w:hAnsi="Times" w:cs="Arial"/>
          <w:color w:val="222222"/>
          <w:shd w:val="clear" w:color="auto" w:fill="E2EFD9" w:themeFill="accent6" w:themeFillTint="33"/>
        </w:rPr>
        <w:t>they just entered their answer as fast as possible.</w:t>
      </w:r>
    </w:p>
    <w:p w14:paraId="066BDAC2" w14:textId="5143A130" w:rsidR="001A54F3" w:rsidRDefault="001A54F3"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Participant rejection</w:t>
      </w:r>
      <w:r w:rsidRPr="006A032A">
        <w:rPr>
          <w:rFonts w:ascii="Times" w:eastAsia="Times New Roman" w:hAnsi="Times" w:cs="Arial"/>
          <w:color w:val="222222"/>
          <w:shd w:val="clear" w:color="auto" w:fill="E2EFD9" w:themeFill="accent6" w:themeFillTint="33"/>
        </w:rPr>
        <w:t xml:space="preserve">: we also computed the average RT and error rate per participant (see descriptive table at </w:t>
      </w:r>
      <w:hyperlink r:id="rId16" w:anchor="exclusions" w:history="1">
        <w:r w:rsidRPr="006A032A">
          <w:rPr>
            <w:rStyle w:val="Hyperlink"/>
            <w:rFonts w:ascii="Times" w:eastAsia="Times New Roman" w:hAnsi="Times" w:cs="Arial"/>
            <w:shd w:val="clear" w:color="auto" w:fill="E2EFD9" w:themeFill="accent6" w:themeFillTint="33"/>
          </w:rPr>
          <w:t>https://realitybending.github.io/IllusionGameValidation/study2/study2.html#exclusions</w:t>
        </w:r>
      </w:hyperlink>
      <w:r w:rsidRPr="006A032A">
        <w:rPr>
          <w:rFonts w:ascii="Times" w:eastAsia="Times New Roman" w:hAnsi="Times" w:cs="Arial"/>
          <w:color w:val="222222"/>
          <w:shd w:val="clear" w:color="auto" w:fill="E2EFD9" w:themeFill="accent6" w:themeFillTint="33"/>
        </w:rPr>
        <w:t>) to help us identify outliers.</w:t>
      </w:r>
    </w:p>
    <w:p w14:paraId="2A8B9863" w14:textId="665B5502" w:rsidR="001A54F3" w:rsidRDefault="001A54F3"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Trial-wise outliers</w:t>
      </w:r>
      <w:r w:rsidRPr="006A032A">
        <w:rPr>
          <w:rFonts w:ascii="Times" w:eastAsia="Times New Roman" w:hAnsi="Times" w:cs="Arial"/>
          <w:color w:val="222222"/>
          <w:shd w:val="clear" w:color="auto" w:fill="E2EFD9" w:themeFill="accent6" w:themeFillTint="33"/>
        </w:rPr>
        <w:t xml:space="preserve">: Finally, within the remaining data, we removed trials with a trailing RTs relative to each participant’s mean RT (see top figure in </w:t>
      </w:r>
      <w:hyperlink r:id="rId17" w:history="1">
        <w:r w:rsidRPr="006A032A">
          <w:rPr>
            <w:rStyle w:val="Hyperlink"/>
            <w:rFonts w:ascii="Times" w:eastAsia="Times New Roman" w:hAnsi="Times" w:cs="Arial"/>
            <w:shd w:val="clear" w:color="auto" w:fill="E2EFD9" w:themeFill="accent6" w:themeFillTint="33"/>
          </w:rPr>
          <w:t>https://github.com/RealityBending/IllusionGameValidation/blob/main/study2/figures/outliers_RTtrials-1.png</w:t>
        </w:r>
      </w:hyperlink>
      <w:r w:rsidRPr="006A032A">
        <w:rPr>
          <w:rFonts w:ascii="Times" w:eastAsia="Times New Roman" w:hAnsi="Times" w:cs="Arial"/>
          <w:color w:val="222222"/>
          <w:shd w:val="clear" w:color="auto" w:fill="E2EFD9" w:themeFill="accent6" w:themeFillTint="33"/>
        </w:rPr>
        <w:t>).</w:t>
      </w:r>
      <w:r>
        <w:rPr>
          <w:rFonts w:ascii="Times" w:eastAsia="Times New Roman" w:hAnsi="Times" w:cs="Arial"/>
          <w:color w:val="222222"/>
          <w:shd w:val="clear" w:color="auto" w:fill="FFFFFF"/>
        </w:rPr>
        <w:t xml:space="preserve"> </w:t>
      </w:r>
    </w:p>
    <w:p w14:paraId="28800745" w14:textId="52A3A8CC" w:rsidR="00A16DFA" w:rsidRDefault="00A16DFA" w:rsidP="00A16DFA">
      <w:pPr>
        <w:rPr>
          <w:rFonts w:ascii="Times" w:eastAsia="Times New Roman" w:hAnsi="Times" w:cs="Arial"/>
          <w:color w:val="222222"/>
          <w:shd w:val="clear" w:color="auto" w:fill="FFFFFF"/>
        </w:rPr>
      </w:pPr>
    </w:p>
    <w:p w14:paraId="6B8F85EE" w14:textId="69127EB4" w:rsidR="00A16DFA" w:rsidRDefault="00A16DFA" w:rsidP="00A16DFA">
      <w:pPr>
        <w:rPr>
          <w:rFonts w:ascii="Times" w:eastAsia="Times New Roman" w:hAnsi="Times" w:cs="Arial"/>
          <w:b/>
          <w:bCs/>
          <w:color w:val="222222"/>
          <w:sz w:val="40"/>
          <w:szCs w:val="40"/>
        </w:rPr>
      </w:pPr>
      <w:r w:rsidRPr="00A16DFA">
        <w:rPr>
          <w:rFonts w:ascii="Times" w:eastAsia="Times New Roman" w:hAnsi="Times" w:cs="Arial"/>
          <w:b/>
          <w:bCs/>
          <w:color w:val="222222"/>
          <w:sz w:val="40"/>
          <w:szCs w:val="40"/>
        </w:rPr>
        <w:t>REVIEWER #2</w:t>
      </w:r>
    </w:p>
    <w:p w14:paraId="0593B2C9" w14:textId="0E3E7202" w:rsidR="00A16DFA" w:rsidRDefault="00A16DFA" w:rsidP="00A16DFA">
      <w:pPr>
        <w:rPr>
          <w:rFonts w:ascii="Times" w:eastAsia="Times New Roman" w:hAnsi="Times" w:cs="Arial"/>
          <w:b/>
          <w:bCs/>
          <w:color w:val="222222"/>
          <w:sz w:val="40"/>
          <w:szCs w:val="40"/>
        </w:rPr>
      </w:pPr>
    </w:p>
    <w:p w14:paraId="39BC9617"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This paper examines whether illusion susceptibility can be parametrically varied in a range of illusions and in a large sample. </w:t>
      </w:r>
      <w:proofErr w:type="gramStart"/>
      <w:r w:rsidRPr="00A16DFA">
        <w:rPr>
          <w:rFonts w:ascii="Times" w:eastAsia="Times New Roman" w:hAnsi="Times" w:cs="Arial"/>
          <w:color w:val="222222"/>
          <w:shd w:val="clear" w:color="auto" w:fill="FFFFFF"/>
        </w:rPr>
        <w:t>Furthermore</w:t>
      </w:r>
      <w:proofErr w:type="gramEnd"/>
      <w:r w:rsidRPr="00A16DFA">
        <w:rPr>
          <w:rFonts w:ascii="Times" w:eastAsia="Times New Roman" w:hAnsi="Times" w:cs="Arial"/>
          <w:color w:val="222222"/>
          <w:shd w:val="clear" w:color="auto" w:fill="FFFFFF"/>
        </w:rPr>
        <w:t xml:space="preserve"> it examines if generalized illusion susceptibility is influenced by demographics and personality traits. This paper has several strengths, including preregistration, </w:t>
      </w:r>
      <w:proofErr w:type="gramStart"/>
      <w:r w:rsidRPr="00A16DFA">
        <w:rPr>
          <w:rFonts w:ascii="Times" w:eastAsia="Times New Roman" w:hAnsi="Times" w:cs="Arial"/>
          <w:color w:val="222222"/>
          <w:shd w:val="clear" w:color="auto" w:fill="FFFFFF"/>
        </w:rPr>
        <w:t>a number of</w:t>
      </w:r>
      <w:proofErr w:type="gramEnd"/>
      <w:r w:rsidRPr="00A16DFA">
        <w:rPr>
          <w:rFonts w:ascii="Times" w:eastAsia="Times New Roman" w:hAnsi="Times" w:cs="Arial"/>
          <w:color w:val="222222"/>
          <w:shd w:val="clear" w:color="auto" w:fill="FFFFFF"/>
        </w:rPr>
        <w:t xml:space="preserve"> illusions, a large sample, open materials and very nice data visualization. The main area for improvement I believe are in the analysis section, where the use of such </w:t>
      </w:r>
      <w:proofErr w:type="gramStart"/>
      <w:r w:rsidRPr="00A16DFA">
        <w:rPr>
          <w:rFonts w:ascii="Times" w:eastAsia="Times New Roman" w:hAnsi="Times" w:cs="Arial"/>
          <w:color w:val="222222"/>
          <w:shd w:val="clear" w:color="auto" w:fill="FFFFFF"/>
        </w:rPr>
        <w:t>a large number of</w:t>
      </w:r>
      <w:proofErr w:type="gramEnd"/>
      <w:r w:rsidRPr="00A16DFA">
        <w:rPr>
          <w:rFonts w:ascii="Times" w:eastAsia="Times New Roman" w:hAnsi="Times" w:cs="Arial"/>
          <w:color w:val="222222"/>
          <w:shd w:val="clear" w:color="auto" w:fill="FFFFFF"/>
        </w:rPr>
        <w:t xml:space="preserve"> tests could be more clearly justified and explained in a way that makes the analyses easier to navigate given the hypotheses and aims.</w:t>
      </w:r>
    </w:p>
    <w:p w14:paraId="567941EE" w14:textId="003D32D5"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Signed: Rebecca Hirst</w:t>
      </w:r>
    </w:p>
    <w:p w14:paraId="46D3BA05" w14:textId="439424D7" w:rsidR="00686A1D" w:rsidRDefault="00686A1D" w:rsidP="00A16DFA">
      <w:pPr>
        <w:rPr>
          <w:rFonts w:ascii="Times" w:eastAsia="Times New Roman" w:hAnsi="Times" w:cs="Arial"/>
          <w:color w:val="222222"/>
          <w:shd w:val="clear" w:color="auto" w:fill="FFFFFF"/>
        </w:rPr>
      </w:pPr>
    </w:p>
    <w:p w14:paraId="255617DC" w14:textId="33D07807" w:rsidR="00686A1D" w:rsidRDefault="00686A1D" w:rsidP="00A16DFA">
      <w:pPr>
        <w:rPr>
          <w:rFonts w:ascii="Times" w:eastAsia="Times New Roman" w:hAnsi="Times" w:cs="Arial"/>
          <w:color w:val="222222"/>
          <w:shd w:val="clear" w:color="auto" w:fill="FFFFFF"/>
        </w:rPr>
      </w:pPr>
      <w:r w:rsidRPr="00686A1D">
        <w:rPr>
          <w:rFonts w:ascii="Times" w:eastAsia="Times New Roman" w:hAnsi="Times" w:cs="Arial"/>
          <w:color w:val="222222"/>
          <w:shd w:val="clear" w:color="auto" w:fill="E2EFD9" w:themeFill="accent6" w:themeFillTint="33"/>
        </w:rPr>
        <w:t xml:space="preserve">We </w:t>
      </w:r>
      <w:r>
        <w:rPr>
          <w:rFonts w:ascii="Times" w:eastAsia="Times New Roman" w:hAnsi="Times" w:cs="Arial"/>
          <w:color w:val="222222"/>
          <w:shd w:val="clear" w:color="auto" w:fill="E2EFD9" w:themeFill="accent6" w:themeFillTint="33"/>
        </w:rPr>
        <w:t xml:space="preserve">sincerely </w:t>
      </w:r>
      <w:r w:rsidRPr="00686A1D">
        <w:rPr>
          <w:rFonts w:ascii="Times" w:eastAsia="Times New Roman" w:hAnsi="Times" w:cs="Arial"/>
          <w:color w:val="222222"/>
          <w:shd w:val="clear" w:color="auto" w:fill="E2EFD9" w:themeFill="accent6" w:themeFillTint="33"/>
        </w:rPr>
        <w:t xml:space="preserve">thank Dr Hirst for her thorough </w:t>
      </w:r>
      <w:proofErr w:type="gramStart"/>
      <w:r w:rsidRPr="00686A1D">
        <w:rPr>
          <w:rFonts w:ascii="Times" w:eastAsia="Times New Roman" w:hAnsi="Times" w:cs="Arial"/>
          <w:color w:val="222222"/>
          <w:shd w:val="clear" w:color="auto" w:fill="E2EFD9" w:themeFill="accent6" w:themeFillTint="33"/>
        </w:rPr>
        <w:t>review</w:t>
      </w:r>
      <w:r>
        <w:rPr>
          <w:rFonts w:ascii="Times" w:eastAsia="Times New Roman" w:hAnsi="Times" w:cs="Arial"/>
          <w:color w:val="222222"/>
          <w:shd w:val="clear" w:color="auto" w:fill="E2EFD9" w:themeFill="accent6" w:themeFillTint="33"/>
        </w:rPr>
        <w:t>,</w:t>
      </w:r>
      <w:r w:rsidRPr="00686A1D">
        <w:rPr>
          <w:rFonts w:ascii="Times" w:eastAsia="Times New Roman" w:hAnsi="Times" w:cs="Arial"/>
          <w:color w:val="222222"/>
          <w:shd w:val="clear" w:color="auto" w:fill="E2EFD9" w:themeFill="accent6" w:themeFillTint="33"/>
        </w:rPr>
        <w:t xml:space="preserve"> and</w:t>
      </w:r>
      <w:proofErr w:type="gramEnd"/>
      <w:r w:rsidRPr="00686A1D">
        <w:rPr>
          <w:rFonts w:ascii="Times" w:eastAsia="Times New Roman" w:hAnsi="Times" w:cs="Arial"/>
          <w:color w:val="222222"/>
          <w:shd w:val="clear" w:color="auto" w:fill="E2EFD9" w:themeFill="accent6" w:themeFillTint="33"/>
        </w:rPr>
        <w:t xml:space="preserve"> are </w:t>
      </w:r>
      <w:r>
        <w:rPr>
          <w:rFonts w:ascii="Times" w:eastAsia="Times New Roman" w:hAnsi="Times" w:cs="Arial"/>
          <w:color w:val="222222"/>
          <w:shd w:val="clear" w:color="auto" w:fill="E2EFD9" w:themeFill="accent6" w:themeFillTint="33"/>
        </w:rPr>
        <w:t xml:space="preserve">truly pleased </w:t>
      </w:r>
      <w:r w:rsidRPr="00686A1D">
        <w:rPr>
          <w:rFonts w:ascii="Times" w:eastAsia="Times New Roman" w:hAnsi="Times" w:cs="Arial"/>
          <w:color w:val="222222"/>
          <w:shd w:val="clear" w:color="auto" w:fill="E2EFD9" w:themeFill="accent6" w:themeFillTint="33"/>
        </w:rPr>
        <w:t>that she appreciated (at least some parts of) our study.</w:t>
      </w:r>
    </w:p>
    <w:p w14:paraId="4E543E70" w14:textId="77777777" w:rsidR="00686A1D" w:rsidRPr="00A16DFA" w:rsidRDefault="00686A1D" w:rsidP="00A16DFA">
      <w:pPr>
        <w:rPr>
          <w:rFonts w:ascii="Times" w:eastAsia="Times New Roman" w:hAnsi="Times" w:cs="Arial"/>
          <w:color w:val="222222"/>
          <w:shd w:val="clear" w:color="auto" w:fill="FFFFFF"/>
        </w:rPr>
      </w:pPr>
    </w:p>
    <w:p w14:paraId="31C70FFB" w14:textId="77777777" w:rsidR="00D50077"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There are a lot of different statistical models (GAMS, Bayesian Logistic models, General linear mixed models, EFA, SEM) and it could be more clearly justified why each is needed </w:t>
      </w:r>
    </w:p>
    <w:p w14:paraId="3560D5D1" w14:textId="77777777" w:rsidR="00D50077" w:rsidRDefault="00D50077" w:rsidP="00A16DFA">
      <w:pPr>
        <w:rPr>
          <w:rFonts w:ascii="Times" w:eastAsia="Times New Roman" w:hAnsi="Times" w:cs="Arial"/>
          <w:color w:val="222222"/>
          <w:shd w:val="clear" w:color="auto" w:fill="FFFFFF"/>
        </w:rPr>
      </w:pPr>
    </w:p>
    <w:p w14:paraId="7036C104" w14:textId="27C060D3" w:rsidR="00D50077" w:rsidRPr="00A16DFA" w:rsidRDefault="00D50077" w:rsidP="00D50077">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w:t>
      </w:r>
    </w:p>
    <w:p w14:paraId="56901306" w14:textId="77777777" w:rsidR="00D50077" w:rsidRDefault="00D50077" w:rsidP="00A16DFA">
      <w:pPr>
        <w:rPr>
          <w:rFonts w:ascii="Times" w:eastAsia="Times New Roman" w:hAnsi="Times" w:cs="Arial"/>
          <w:color w:val="222222"/>
          <w:shd w:val="clear" w:color="auto" w:fill="FFFFFF"/>
        </w:rPr>
      </w:pPr>
    </w:p>
    <w:p w14:paraId="032421FB" w14:textId="38D92D8A" w:rsidR="00332742"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and what set of transformations were used and why (</w:t>
      </w:r>
      <w:proofErr w:type="gramStart"/>
      <w:r w:rsidRPr="00A16DFA">
        <w:rPr>
          <w:rFonts w:ascii="Times" w:eastAsia="Times New Roman" w:hAnsi="Times" w:cs="Arial"/>
          <w:color w:val="222222"/>
          <w:shd w:val="clear" w:color="auto" w:fill="FFFFFF"/>
        </w:rPr>
        <w:t>e.g.</w:t>
      </w:r>
      <w:proofErr w:type="gramEnd"/>
      <w:r w:rsidRPr="00A16DFA">
        <w:rPr>
          <w:rFonts w:ascii="Times" w:eastAsia="Times New Roman" w:hAnsi="Times" w:cs="Arial"/>
          <w:color w:val="222222"/>
          <w:shd w:val="clear" w:color="auto" w:fill="FFFFFF"/>
        </w:rPr>
        <w:t xml:space="preserve"> line 196 – 203 indicate that different scores were transformed in different ways, log sqrt, </w:t>
      </w:r>
      <w:proofErr w:type="spellStart"/>
      <w:r w:rsidRPr="00A16DFA">
        <w:rPr>
          <w:rFonts w:ascii="Times" w:eastAsia="Times New Roman" w:hAnsi="Times" w:cs="Arial"/>
          <w:color w:val="222222"/>
          <w:shd w:val="clear" w:color="auto" w:fill="FFFFFF"/>
        </w:rPr>
        <w:t>cbrt</w:t>
      </w:r>
      <w:proofErr w:type="spellEnd"/>
    </w:p>
    <w:p w14:paraId="397DA1BF" w14:textId="23B2F8A0" w:rsidR="00332742" w:rsidRDefault="00332742" w:rsidP="00A16DFA">
      <w:pPr>
        <w:rPr>
          <w:rFonts w:ascii="Times" w:eastAsia="Times New Roman" w:hAnsi="Times" w:cs="Arial"/>
          <w:color w:val="222222"/>
          <w:shd w:val="clear" w:color="auto" w:fill="FFFFFF"/>
        </w:rPr>
      </w:pPr>
    </w:p>
    <w:p w14:paraId="1D33EEEB" w14:textId="77777777" w:rsidR="00332742" w:rsidRDefault="00332742" w:rsidP="00332742">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w:t>
      </w:r>
    </w:p>
    <w:p w14:paraId="6EDB95DB" w14:textId="77777777" w:rsidR="00332742" w:rsidRDefault="00332742" w:rsidP="00A16DFA">
      <w:pPr>
        <w:rPr>
          <w:rFonts w:ascii="Times" w:eastAsia="Times New Roman" w:hAnsi="Times" w:cs="Arial"/>
          <w:color w:val="222222"/>
          <w:shd w:val="clear" w:color="auto" w:fill="FFFFFF"/>
        </w:rPr>
      </w:pPr>
    </w:p>
    <w:p w14:paraId="79D79A43" w14:textId="7910DDC7" w:rsidR="000C7FE8"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please can the authors outline the approach taken and models that were compared). </w:t>
      </w:r>
    </w:p>
    <w:p w14:paraId="1C43A33E" w14:textId="1ADA4F0B" w:rsidR="000C7FE8" w:rsidRDefault="000C7FE8" w:rsidP="00A16DFA">
      <w:pPr>
        <w:rPr>
          <w:rFonts w:ascii="Times" w:eastAsia="Times New Roman" w:hAnsi="Times" w:cs="Arial"/>
          <w:color w:val="222222"/>
          <w:shd w:val="clear" w:color="auto" w:fill="FFFFFF"/>
        </w:rPr>
      </w:pPr>
    </w:p>
    <w:p w14:paraId="4417287F" w14:textId="2D767432" w:rsidR="00D50077" w:rsidRDefault="00D50077" w:rsidP="00A16DFA">
      <w:pPr>
        <w:rPr>
          <w:rFonts w:ascii="Times" w:eastAsia="Times New Roman" w:hAnsi="Times" w:cs="Arial"/>
          <w:color w:val="222222"/>
          <w:shd w:val="clear" w:color="auto" w:fill="FFFFFF"/>
        </w:rPr>
      </w:pPr>
      <w:r>
        <w:rPr>
          <w:rFonts w:ascii="Times" w:eastAsia="Times New Roman" w:hAnsi="Times" w:cs="Arial"/>
          <w:color w:val="222222"/>
          <w:shd w:val="clear" w:color="auto" w:fill="FF0000"/>
        </w:rPr>
        <w:lastRenderedPageBreak/>
        <w:t>TODO.</w:t>
      </w:r>
    </w:p>
    <w:p w14:paraId="774383B9" w14:textId="77777777" w:rsidR="000C7FE8" w:rsidRDefault="000C7FE8" w:rsidP="00A16DFA">
      <w:pPr>
        <w:rPr>
          <w:rFonts w:ascii="Times" w:eastAsia="Times New Roman" w:hAnsi="Times" w:cs="Arial"/>
          <w:color w:val="222222"/>
          <w:shd w:val="clear" w:color="auto" w:fill="FFFFFF"/>
        </w:rPr>
      </w:pPr>
    </w:p>
    <w:p w14:paraId="4CDA3D11" w14:textId="69DA5032" w:rsidR="000C7FE8"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 pre-registration only mentions Bayesian models and, whilst straying from pre-registration is fine, a clear justification in the text would be useful and help the reader to navigate through </w:t>
      </w:r>
      <w:proofErr w:type="gramStart"/>
      <w:r w:rsidRPr="00A16DFA">
        <w:rPr>
          <w:rFonts w:ascii="Times" w:eastAsia="Times New Roman" w:hAnsi="Times" w:cs="Arial"/>
          <w:color w:val="222222"/>
          <w:shd w:val="clear" w:color="auto" w:fill="FFFFFF"/>
        </w:rPr>
        <w:t>all of</w:t>
      </w:r>
      <w:proofErr w:type="gramEnd"/>
      <w:r w:rsidRPr="00A16DFA">
        <w:rPr>
          <w:rFonts w:ascii="Times" w:eastAsia="Times New Roman" w:hAnsi="Times" w:cs="Arial"/>
          <w:color w:val="222222"/>
          <w:shd w:val="clear" w:color="auto" w:fill="FFFFFF"/>
        </w:rPr>
        <w:t xml:space="preserve"> these tests and what each is doing. </w:t>
      </w:r>
    </w:p>
    <w:p w14:paraId="33D5CAFC" w14:textId="77777777" w:rsidR="000C7FE8" w:rsidRDefault="000C7FE8" w:rsidP="00A16DFA">
      <w:pPr>
        <w:rPr>
          <w:rFonts w:ascii="Times" w:eastAsia="Times New Roman" w:hAnsi="Times" w:cs="Arial"/>
          <w:color w:val="222222"/>
          <w:shd w:val="clear" w:color="auto" w:fill="FFFFFF"/>
        </w:rPr>
      </w:pPr>
    </w:p>
    <w:p w14:paraId="34547569" w14:textId="77777777" w:rsidR="00D50077" w:rsidRPr="00A16DFA" w:rsidRDefault="00D50077" w:rsidP="00D50077">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w:t>
      </w:r>
    </w:p>
    <w:p w14:paraId="3F54446E" w14:textId="77777777" w:rsidR="000C7FE8" w:rsidRDefault="000C7FE8" w:rsidP="00A16DFA">
      <w:pPr>
        <w:rPr>
          <w:rFonts w:ascii="Times" w:eastAsia="Times New Roman" w:hAnsi="Times" w:cs="Arial"/>
          <w:color w:val="222222"/>
          <w:shd w:val="clear" w:color="auto" w:fill="FFFFFF"/>
        </w:rPr>
      </w:pPr>
    </w:p>
    <w:p w14:paraId="04E318B0" w14:textId="44C9545B"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There also needs to be clearer explanation of the EFA an SEM models to allow replication. Indeed, is the EFA needed since the final SEM selected holds all illusions as independent, loading onto a single factor?</w:t>
      </w:r>
    </w:p>
    <w:p w14:paraId="7AB60670" w14:textId="3421FFA8" w:rsidR="00224423" w:rsidRDefault="00224423" w:rsidP="00A16DFA">
      <w:pPr>
        <w:rPr>
          <w:rFonts w:ascii="Times" w:eastAsia="Times New Roman" w:hAnsi="Times" w:cs="Arial"/>
          <w:color w:val="222222"/>
          <w:shd w:val="clear" w:color="auto" w:fill="FFFFFF"/>
        </w:rPr>
      </w:pPr>
    </w:p>
    <w:p w14:paraId="66101F18" w14:textId="4F79C381" w:rsidR="00224423" w:rsidRPr="00A16DFA" w:rsidRDefault="00224423" w:rsidP="00224423">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 Dom.</w:t>
      </w:r>
    </w:p>
    <w:p w14:paraId="1759AB5F" w14:textId="77777777" w:rsidR="00224423" w:rsidRPr="00A16DFA" w:rsidRDefault="00224423" w:rsidP="00A16DFA">
      <w:pPr>
        <w:rPr>
          <w:rFonts w:ascii="Times" w:eastAsia="Times New Roman" w:hAnsi="Times" w:cs="Arial"/>
          <w:color w:val="222222"/>
          <w:shd w:val="clear" w:color="auto" w:fill="FFFFFF"/>
        </w:rPr>
      </w:pPr>
    </w:p>
    <w:p w14:paraId="2B90F9E8" w14:textId="6BBF1EFF"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Line 196: what is “log(diff)”? Please define “diff” here.</w:t>
      </w:r>
    </w:p>
    <w:p w14:paraId="1E150C48" w14:textId="2884F283" w:rsidR="002A51FF" w:rsidRDefault="002A51FF" w:rsidP="00A16DFA">
      <w:pPr>
        <w:rPr>
          <w:rFonts w:ascii="Times" w:eastAsia="Times New Roman" w:hAnsi="Times" w:cs="Arial"/>
          <w:color w:val="222222"/>
          <w:shd w:val="clear" w:color="auto" w:fill="FFFFFF"/>
        </w:rPr>
      </w:pPr>
    </w:p>
    <w:p w14:paraId="0F584297" w14:textId="3D792199" w:rsidR="002A51FF" w:rsidRPr="004D671E" w:rsidRDefault="00A920B1" w:rsidP="004D671E">
      <w:pPr>
        <w:shd w:val="clear" w:color="auto" w:fill="E2EFD9" w:themeFill="accent6" w:themeFillTint="33"/>
        <w:rPr>
          <w:rFonts w:ascii="Times New Roman" w:hAnsi="Times New Roman" w:cs="Times New Roman"/>
        </w:rPr>
      </w:pPr>
      <w:r w:rsidRPr="004D671E">
        <w:rPr>
          <w:rFonts w:ascii="Times New Roman" w:hAnsi="Times New Roman" w:cs="Times New Roman"/>
        </w:rPr>
        <w:t xml:space="preserve">In the description of model parameters, all instances of “diff” refer to the task difficulty, which is characterized by the objective difference in the physical attributes of the targets </w:t>
      </w:r>
      <w:r w:rsidR="004D671E" w:rsidRPr="004D671E">
        <w:rPr>
          <w:rFonts w:ascii="Times New Roman" w:hAnsi="Times New Roman" w:cs="Times New Roman"/>
        </w:rPr>
        <w:t xml:space="preserve">(of the behavioural task) </w:t>
      </w:r>
      <w:r w:rsidRPr="004D671E">
        <w:rPr>
          <w:rFonts w:ascii="Times New Roman" w:hAnsi="Times New Roman" w:cs="Times New Roman"/>
        </w:rPr>
        <w:t>within an illusion. This has been clarified in the Data Analyses section (lines XXX):</w:t>
      </w:r>
    </w:p>
    <w:p w14:paraId="31B3FE49" w14:textId="612F0917" w:rsidR="00A920B1" w:rsidRPr="004D671E" w:rsidRDefault="00A920B1" w:rsidP="004D671E">
      <w:pPr>
        <w:shd w:val="clear" w:color="auto" w:fill="E2EFD9" w:themeFill="accent6" w:themeFillTint="33"/>
        <w:rPr>
          <w:rFonts w:ascii="Times" w:eastAsia="Times New Roman" w:hAnsi="Times" w:cs="Arial"/>
          <w:color w:val="222222"/>
          <w:shd w:val="clear" w:color="auto" w:fill="FF0000"/>
        </w:rPr>
      </w:pPr>
    </w:p>
    <w:p w14:paraId="647C97A3" w14:textId="13A59240" w:rsidR="00A920B1" w:rsidRPr="004D671E" w:rsidRDefault="00A920B1" w:rsidP="004D671E">
      <w:pPr>
        <w:shd w:val="clear" w:color="auto" w:fill="E2EFD9" w:themeFill="accent6" w:themeFillTint="33"/>
        <w:rPr>
          <w:rFonts w:ascii="Times New Roman" w:hAnsi="Times New Roman" w:cs="Times New Roman"/>
          <w:i/>
          <w:iCs/>
        </w:rPr>
      </w:pPr>
      <w:r w:rsidRPr="004D671E">
        <w:rPr>
          <w:rFonts w:ascii="Times New Roman" w:hAnsi="Times New Roman" w:cs="Times New Roman"/>
          <w:i/>
          <w:iCs/>
        </w:rPr>
        <w:t>The inter-individual variability in the effect of illusion strength and its interaction with task difficulty (</w:t>
      </w:r>
      <w:r w:rsidRPr="004D671E">
        <w:rPr>
          <w:rFonts w:ascii="Times New Roman" w:hAnsi="Times New Roman" w:cs="Times New Roman"/>
          <w:b/>
          <w:bCs/>
          <w:i/>
          <w:iCs/>
        </w:rPr>
        <w:t>diff</w:t>
      </w:r>
      <w:r w:rsidRPr="004D671E">
        <w:rPr>
          <w:rFonts w:ascii="Times New Roman" w:hAnsi="Times New Roman" w:cs="Times New Roman"/>
          <w:i/>
          <w:iCs/>
        </w:rPr>
        <w:t>) was extracted from the models and used as participant-level scores.</w:t>
      </w:r>
    </w:p>
    <w:p w14:paraId="73D002C8" w14:textId="77777777" w:rsidR="00A16DFA" w:rsidRPr="00A16DFA" w:rsidRDefault="00A16DFA" w:rsidP="00A16DFA">
      <w:pPr>
        <w:rPr>
          <w:rFonts w:ascii="Times" w:eastAsia="Times New Roman" w:hAnsi="Times" w:cs="Arial"/>
          <w:color w:val="222222"/>
          <w:shd w:val="clear" w:color="auto" w:fill="FFFFFF"/>
        </w:rPr>
      </w:pPr>
    </w:p>
    <w:p w14:paraId="0E07BA21" w14:textId="6CDA2310"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Figure 2 – it looks as though the interaction with task difficulty loads positively for some illusions and negatively for others – might the authors comment on this difference between tasks?</w:t>
      </w:r>
    </w:p>
    <w:p w14:paraId="732FAD8A" w14:textId="0721755B" w:rsidR="00045187" w:rsidRDefault="00045187" w:rsidP="00A16DFA">
      <w:pPr>
        <w:rPr>
          <w:rFonts w:ascii="Times" w:eastAsia="Times New Roman" w:hAnsi="Times" w:cs="Arial"/>
          <w:color w:val="222222"/>
          <w:shd w:val="clear" w:color="auto" w:fill="FFFFFF"/>
        </w:rPr>
      </w:pPr>
    </w:p>
    <w:p w14:paraId="286DF45D" w14:textId="5383A84A" w:rsidR="004D671E" w:rsidRDefault="004D671E" w:rsidP="004D671E">
      <w:pPr>
        <w:rPr>
          <w:rFonts w:ascii="Times" w:eastAsia="Times New Roman" w:hAnsi="Times" w:cs="Arial"/>
          <w:color w:val="222222"/>
          <w:shd w:val="clear" w:color="auto" w:fill="FFFFFF"/>
        </w:rPr>
      </w:pPr>
      <w:r>
        <w:rPr>
          <w:rFonts w:ascii="Times" w:eastAsia="Times New Roman" w:hAnsi="Times" w:cs="Arial"/>
          <w:color w:val="222222"/>
          <w:shd w:val="clear" w:color="auto" w:fill="E2EFD9" w:themeFill="accent6" w:themeFillTint="33"/>
        </w:rPr>
        <w:t xml:space="preserve">We </w:t>
      </w:r>
      <w:r w:rsidRPr="000D39A7">
        <w:rPr>
          <w:rFonts w:ascii="Times" w:eastAsia="Times New Roman" w:hAnsi="Times" w:cs="Arial"/>
          <w:color w:val="222222"/>
          <w:shd w:val="clear" w:color="auto" w:fill="E2EFD9" w:themeFill="accent6" w:themeFillTint="33"/>
        </w:rPr>
        <w:t xml:space="preserve">particularly thank the reviewer for pointing that out, as this is indeed something that puzzled </w:t>
      </w:r>
      <w:r>
        <w:rPr>
          <w:rFonts w:ascii="Times" w:eastAsia="Times New Roman" w:hAnsi="Times" w:cs="Arial"/>
          <w:color w:val="222222"/>
          <w:shd w:val="clear" w:color="auto" w:fill="E2EFD9" w:themeFill="accent6" w:themeFillTint="33"/>
        </w:rPr>
        <w:t>us</w:t>
      </w:r>
      <w:r w:rsidRPr="000D39A7">
        <w:rPr>
          <w:rFonts w:ascii="Times" w:eastAsia="Times New Roman" w:hAnsi="Times" w:cs="Arial"/>
          <w:color w:val="222222"/>
          <w:shd w:val="clear" w:color="auto" w:fill="E2EFD9" w:themeFill="accent6" w:themeFillTint="33"/>
        </w:rPr>
        <w:t xml:space="preserve"> for some time. We did not underline nor discuss this differential pattern in the manuscript to avoid too much speculati</w:t>
      </w:r>
      <w:r>
        <w:rPr>
          <w:rFonts w:ascii="Times" w:eastAsia="Times New Roman" w:hAnsi="Times" w:cs="Arial"/>
          <w:color w:val="222222"/>
          <w:shd w:val="clear" w:color="auto" w:fill="E2EFD9" w:themeFill="accent6" w:themeFillTint="33"/>
        </w:rPr>
        <w:t>on</w:t>
      </w:r>
      <w:r w:rsidRPr="000D39A7">
        <w:rPr>
          <w:rFonts w:ascii="Times" w:eastAsia="Times New Roman" w:hAnsi="Times" w:cs="Arial"/>
          <w:color w:val="222222"/>
          <w:shd w:val="clear" w:color="auto" w:fill="E2EFD9" w:themeFill="accent6" w:themeFillTint="33"/>
        </w:rPr>
        <w:t xml:space="preserve">, but my hunch is that it has to do </w:t>
      </w:r>
      <w:r>
        <w:rPr>
          <w:rFonts w:ascii="Times" w:eastAsia="Times New Roman" w:hAnsi="Times" w:cs="Arial"/>
          <w:color w:val="222222"/>
          <w:shd w:val="clear" w:color="auto" w:fill="E2EFD9" w:themeFill="accent6" w:themeFillTint="33"/>
        </w:rPr>
        <w:t>with the way participants sensitive to illusions respond to “easy” trials (low task difficulty)</w:t>
      </w:r>
      <w:r w:rsidRPr="000D39A7">
        <w:rPr>
          <w:rFonts w:ascii="Times" w:eastAsia="Times New Roman" w:hAnsi="Times" w:cs="Arial"/>
          <w:color w:val="222222"/>
          <w:shd w:val="clear" w:color="auto" w:fill="E2EFD9" w:themeFill="accent6" w:themeFillTint="33"/>
        </w:rPr>
        <w:t>.</w:t>
      </w:r>
    </w:p>
    <w:p w14:paraId="1D444CCF" w14:textId="77777777" w:rsidR="004D671E" w:rsidRDefault="004D671E" w:rsidP="004D671E">
      <w:pPr>
        <w:rPr>
          <w:rFonts w:ascii="Times" w:eastAsia="Times New Roman" w:hAnsi="Times" w:cs="Arial"/>
          <w:color w:val="222222"/>
          <w:shd w:val="clear" w:color="auto" w:fill="FFFFFF"/>
        </w:rPr>
      </w:pPr>
    </w:p>
    <w:p w14:paraId="60435D71" w14:textId="77777777" w:rsidR="004D671E" w:rsidRDefault="004D671E" w:rsidP="004D671E">
      <w:pPr>
        <w:rPr>
          <w:rFonts w:ascii="Times" w:eastAsia="Times New Roman" w:hAnsi="Times" w:cs="Arial"/>
          <w:color w:val="222222"/>
          <w:shd w:val="clear" w:color="auto" w:fill="FFFFFF"/>
        </w:rPr>
      </w:pPr>
      <w:r w:rsidRPr="000D39A7">
        <w:rPr>
          <w:rFonts w:ascii="Times" w:eastAsia="Times New Roman" w:hAnsi="Times" w:cs="Arial"/>
          <w:color w:val="222222"/>
          <w:shd w:val="clear" w:color="auto" w:fill="E2EFD9" w:themeFill="accent6" w:themeFillTint="33"/>
        </w:rPr>
        <w:t>To elaborate a bit, we modelled 3 regression parameters for each illusion:</w:t>
      </w:r>
    </w:p>
    <w:p w14:paraId="13649364" w14:textId="77777777" w:rsidR="004D671E" w:rsidRDefault="004D671E" w:rsidP="004D671E">
      <w:pPr>
        <w:rPr>
          <w:rFonts w:ascii="Times" w:eastAsia="Times New Roman" w:hAnsi="Times" w:cs="Arial"/>
          <w:color w:val="222222"/>
          <w:shd w:val="clear" w:color="auto" w:fill="FFFFFF"/>
        </w:rPr>
      </w:pPr>
    </w:p>
    <w:p w14:paraId="147726EB" w14:textId="77777777" w:rsidR="004D671E" w:rsidRDefault="004D671E" w:rsidP="004D671E">
      <w:pPr>
        <w:pStyle w:val="ListParagraph"/>
        <w:numPr>
          <w:ilvl w:val="0"/>
          <w:numId w:val="6"/>
        </w:numPr>
        <w:rPr>
          <w:rFonts w:ascii="Times" w:eastAsia="Times New Roman" w:hAnsi="Times" w:cs="Arial"/>
          <w:color w:val="222222"/>
          <w:shd w:val="clear" w:color="auto" w:fill="FFFFFF"/>
        </w:rPr>
      </w:pPr>
      <w:r w:rsidRPr="000D39A7">
        <w:rPr>
          <w:rFonts w:ascii="Times" w:eastAsia="Times New Roman" w:hAnsi="Times" w:cs="Arial"/>
          <w:b/>
          <w:bCs/>
          <w:color w:val="222222"/>
          <w:shd w:val="clear" w:color="auto" w:fill="E2EFD9" w:themeFill="accent6" w:themeFillTint="33"/>
        </w:rPr>
        <w:t>Effect of task difficulty</w:t>
      </w:r>
      <w:r w:rsidRPr="000D39A7">
        <w:rPr>
          <w:rFonts w:ascii="Times" w:eastAsia="Times New Roman" w:hAnsi="Times" w:cs="Arial"/>
          <w:color w:val="222222"/>
          <w:shd w:val="clear" w:color="auto" w:fill="E2EFD9" w:themeFill="accent6" w:themeFillTint="33"/>
        </w:rPr>
        <w:t xml:space="preserve"> (length of the blue arrow): bigger negative numbers = when the task is </w:t>
      </w:r>
      <w:proofErr w:type="gramStart"/>
      <w:r w:rsidRPr="000D39A7">
        <w:rPr>
          <w:rFonts w:ascii="Times" w:eastAsia="Times New Roman" w:hAnsi="Times" w:cs="Arial"/>
          <w:color w:val="222222"/>
          <w:shd w:val="clear" w:color="auto" w:fill="E2EFD9" w:themeFill="accent6" w:themeFillTint="33"/>
        </w:rPr>
        <w:t>more easy</w:t>
      </w:r>
      <w:proofErr w:type="gramEnd"/>
      <w:r w:rsidRPr="000D39A7">
        <w:rPr>
          <w:rFonts w:ascii="Times" w:eastAsia="Times New Roman" w:hAnsi="Times" w:cs="Arial"/>
          <w:color w:val="222222"/>
          <w:shd w:val="clear" w:color="auto" w:fill="E2EFD9" w:themeFill="accent6" w:themeFillTint="33"/>
        </w:rPr>
        <w:t xml:space="preserve"> (at illusion strength of 0), the error rate / RT lowers more. This score was not included in the illusion-sensitivity scores as it is theoretically independent from it.</w:t>
      </w:r>
    </w:p>
    <w:p w14:paraId="3A1CB2B4" w14:textId="77777777" w:rsidR="004D671E" w:rsidRDefault="004D671E" w:rsidP="004D671E">
      <w:pPr>
        <w:pStyle w:val="ListParagraph"/>
        <w:numPr>
          <w:ilvl w:val="0"/>
          <w:numId w:val="6"/>
        </w:numPr>
        <w:rPr>
          <w:rFonts w:ascii="Times" w:eastAsia="Times New Roman" w:hAnsi="Times" w:cs="Arial"/>
          <w:color w:val="222222"/>
          <w:shd w:val="clear" w:color="auto" w:fill="FFFFFF"/>
        </w:rPr>
      </w:pPr>
      <w:r w:rsidRPr="000D39A7">
        <w:rPr>
          <w:rFonts w:ascii="Times" w:eastAsia="Times New Roman" w:hAnsi="Times" w:cs="Arial"/>
          <w:b/>
          <w:bCs/>
          <w:color w:val="222222"/>
          <w:shd w:val="clear" w:color="auto" w:fill="E2EFD9" w:themeFill="accent6" w:themeFillTint="33"/>
        </w:rPr>
        <w:t>Effect of illusion strength</w:t>
      </w:r>
      <w:r w:rsidRPr="000D39A7">
        <w:rPr>
          <w:rFonts w:ascii="Times" w:eastAsia="Times New Roman" w:hAnsi="Times" w:cs="Arial"/>
          <w:color w:val="222222"/>
          <w:shd w:val="clear" w:color="auto" w:fill="E2EFD9" w:themeFill="accent6" w:themeFillTint="33"/>
        </w:rPr>
        <w:t xml:space="preserve"> (slope of the green arrow): bigger positive numbers = when the illusion is stronger (at a task difficulty of 0), the outcome increases more.</w:t>
      </w:r>
    </w:p>
    <w:p w14:paraId="7A00791B" w14:textId="77777777" w:rsidR="004D671E" w:rsidRDefault="004D671E" w:rsidP="004D671E">
      <w:pPr>
        <w:pStyle w:val="ListParagraph"/>
        <w:numPr>
          <w:ilvl w:val="0"/>
          <w:numId w:val="6"/>
        </w:numPr>
        <w:rPr>
          <w:rFonts w:ascii="Times" w:eastAsia="Times New Roman" w:hAnsi="Times" w:cs="Arial"/>
          <w:color w:val="222222"/>
          <w:shd w:val="clear" w:color="auto" w:fill="FFFFFF"/>
        </w:rPr>
      </w:pPr>
      <w:r w:rsidRPr="000D39A7">
        <w:rPr>
          <w:rFonts w:ascii="Times" w:eastAsia="Times New Roman" w:hAnsi="Times" w:cs="Arial"/>
          <w:b/>
          <w:bCs/>
          <w:color w:val="222222"/>
          <w:shd w:val="clear" w:color="auto" w:fill="E2EFD9" w:themeFill="accent6" w:themeFillTint="33"/>
        </w:rPr>
        <w:t>Effect of interaction</w:t>
      </w:r>
      <w:r w:rsidRPr="000D39A7">
        <w:rPr>
          <w:rFonts w:ascii="Times" w:eastAsia="Times New Roman" w:hAnsi="Times" w:cs="Arial"/>
          <w:color w:val="222222"/>
          <w:shd w:val="clear" w:color="auto" w:fill="E2EFD9" w:themeFill="accent6" w:themeFillTint="33"/>
        </w:rPr>
        <w:t xml:space="preserve"> (the difference between the slope of the green arrow and the slope of the purple-</w:t>
      </w:r>
      <w:proofErr w:type="spellStart"/>
      <w:r w:rsidRPr="000D39A7">
        <w:rPr>
          <w:rFonts w:ascii="Times" w:eastAsia="Times New Roman" w:hAnsi="Times" w:cs="Arial"/>
          <w:color w:val="222222"/>
          <w:shd w:val="clear" w:color="auto" w:fill="E2EFD9" w:themeFill="accent6" w:themeFillTint="33"/>
        </w:rPr>
        <w:t>ish</w:t>
      </w:r>
      <w:proofErr w:type="spellEnd"/>
      <w:r w:rsidRPr="000D39A7">
        <w:rPr>
          <w:rFonts w:ascii="Times" w:eastAsia="Times New Roman" w:hAnsi="Times" w:cs="Arial"/>
          <w:color w:val="222222"/>
          <w:shd w:val="clear" w:color="auto" w:fill="E2EFD9" w:themeFill="accent6" w:themeFillTint="33"/>
        </w:rPr>
        <w:t xml:space="preserve"> arrow): this represents how much the effect of illusion (the slope of the green arrows changes as the difficulty decreases).</w:t>
      </w:r>
    </w:p>
    <w:p w14:paraId="7F32F937" w14:textId="77777777" w:rsidR="004D671E" w:rsidRDefault="004D671E" w:rsidP="004D671E">
      <w:pPr>
        <w:rPr>
          <w:rFonts w:ascii="Times" w:eastAsia="Times New Roman" w:hAnsi="Times" w:cs="Arial"/>
          <w:color w:val="222222"/>
          <w:shd w:val="clear" w:color="auto" w:fill="FFFFFF"/>
        </w:rPr>
      </w:pPr>
    </w:p>
    <w:p w14:paraId="618FAF49" w14:textId="77777777" w:rsidR="004D671E" w:rsidRPr="00412464" w:rsidRDefault="004D671E" w:rsidP="004D671E">
      <w:pPr>
        <w:rPr>
          <w:rFonts w:ascii="Times" w:eastAsia="Times New Roman" w:hAnsi="Times" w:cs="Arial"/>
          <w:color w:val="222222"/>
          <w:shd w:val="clear" w:color="auto" w:fill="FFFFFF"/>
        </w:rPr>
      </w:pPr>
      <w:r w:rsidRPr="00412464">
        <w:rPr>
          <w:rFonts w:ascii="Times" w:eastAsia="Times New Roman" w:hAnsi="Times" w:cs="Arial"/>
          <w:noProof/>
          <w:color w:val="222222"/>
          <w:shd w:val="clear" w:color="auto" w:fill="FFFFFF"/>
        </w:rPr>
        <w:lastRenderedPageBreak/>
        <w:drawing>
          <wp:inline distT="0" distB="0" distL="0" distR="0" wp14:anchorId="63391AA7" wp14:editId="20C0591A">
            <wp:extent cx="5731510" cy="2569210"/>
            <wp:effectExtent l="0" t="0" r="2540" b="254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a:stretch>
                      <a:fillRect/>
                    </a:stretch>
                  </pic:blipFill>
                  <pic:spPr>
                    <a:xfrm>
                      <a:off x="0" y="0"/>
                      <a:ext cx="5731510" cy="2569210"/>
                    </a:xfrm>
                    <a:prstGeom prst="rect">
                      <a:avLst/>
                    </a:prstGeom>
                  </pic:spPr>
                </pic:pic>
              </a:graphicData>
            </a:graphic>
          </wp:inline>
        </w:drawing>
      </w:r>
    </w:p>
    <w:p w14:paraId="60446A8B" w14:textId="77777777" w:rsidR="004D671E" w:rsidRPr="00A16DFA" w:rsidRDefault="004D671E" w:rsidP="004D671E">
      <w:pPr>
        <w:rPr>
          <w:rFonts w:ascii="Times" w:eastAsia="Times New Roman" w:hAnsi="Times" w:cs="Arial"/>
          <w:color w:val="222222"/>
          <w:shd w:val="clear" w:color="auto" w:fill="FFFFFF"/>
        </w:rPr>
      </w:pPr>
    </w:p>
    <w:p w14:paraId="3BB84D55" w14:textId="77777777" w:rsidR="004D671E" w:rsidRDefault="004D671E" w:rsidP="004D671E">
      <w:pPr>
        <w:rPr>
          <w:rFonts w:ascii="Times" w:eastAsia="Times New Roman" w:hAnsi="Times" w:cs="Arial"/>
          <w:color w:val="222222"/>
          <w:shd w:val="clear" w:color="auto" w:fill="FFFFFF"/>
        </w:rPr>
      </w:pPr>
      <w:r w:rsidRPr="000D39A7">
        <w:rPr>
          <w:rFonts w:ascii="Times" w:eastAsia="Times New Roman" w:hAnsi="Times" w:cs="Arial"/>
          <w:color w:val="222222"/>
          <w:shd w:val="clear" w:color="auto" w:fill="E2EFD9" w:themeFill="accent6" w:themeFillTint="33"/>
        </w:rPr>
        <w:t xml:space="preserve">Now, from the plots alone, it is not obvious was distinguishes the illusions </w:t>
      </w:r>
      <w:proofErr w:type="gramStart"/>
      <w:r w:rsidRPr="000D39A7">
        <w:rPr>
          <w:rFonts w:ascii="Times" w:eastAsia="Times New Roman" w:hAnsi="Times" w:cs="Arial"/>
          <w:color w:val="222222"/>
          <w:shd w:val="clear" w:color="auto" w:fill="E2EFD9" w:themeFill="accent6" w:themeFillTint="33"/>
        </w:rPr>
        <w:t>were</w:t>
      </w:r>
      <w:proofErr w:type="gramEnd"/>
      <w:r w:rsidRPr="000D39A7">
        <w:rPr>
          <w:rFonts w:ascii="Times" w:eastAsia="Times New Roman" w:hAnsi="Times" w:cs="Arial"/>
          <w:color w:val="222222"/>
          <w:shd w:val="clear" w:color="auto" w:fill="E2EFD9" w:themeFill="accent6" w:themeFillTint="33"/>
        </w:rPr>
        <w:t xml:space="preserve"> the interaction effect has a negative contribution to the general score from those where it has a positive contribution</w:t>
      </w:r>
      <w:r>
        <w:rPr>
          <w:rFonts w:ascii="Times" w:eastAsia="Times New Roman" w:hAnsi="Times" w:cs="Arial"/>
          <w:color w:val="222222"/>
          <w:shd w:val="clear" w:color="auto" w:fill="E2EFD9" w:themeFill="accent6" w:themeFillTint="33"/>
        </w:rPr>
        <w:t xml:space="preserve"> (see groups below). Adding to the confusion, the difference in the sign of the interaction contribution does not seem to follow typical “groupings” of illusions (e.g., different signs for the 2 contrast-based illusions, or for the </w:t>
      </w:r>
      <w:proofErr w:type="spellStart"/>
      <w:r>
        <w:rPr>
          <w:rFonts w:ascii="Times" w:eastAsia="Times New Roman" w:hAnsi="Times" w:cs="Arial"/>
          <w:color w:val="222222"/>
          <w:shd w:val="clear" w:color="auto" w:fill="E2EFD9" w:themeFill="accent6" w:themeFillTint="33"/>
        </w:rPr>
        <w:t>Ponzo</w:t>
      </w:r>
      <w:proofErr w:type="spellEnd"/>
      <w:r>
        <w:rPr>
          <w:rFonts w:ascii="Times" w:eastAsia="Times New Roman" w:hAnsi="Times" w:cs="Arial"/>
          <w:color w:val="222222"/>
          <w:shd w:val="clear" w:color="auto" w:fill="E2EFD9" w:themeFill="accent6" w:themeFillTint="33"/>
        </w:rPr>
        <w:t xml:space="preserve"> and Müller-</w:t>
      </w:r>
      <w:proofErr w:type="spellStart"/>
      <w:r>
        <w:rPr>
          <w:rFonts w:ascii="Times" w:eastAsia="Times New Roman" w:hAnsi="Times" w:cs="Arial"/>
          <w:color w:val="222222"/>
          <w:shd w:val="clear" w:color="auto" w:fill="E2EFD9" w:themeFill="accent6" w:themeFillTint="33"/>
        </w:rPr>
        <w:t>Lyer</w:t>
      </w:r>
      <w:proofErr w:type="spellEnd"/>
      <w:r>
        <w:rPr>
          <w:rFonts w:ascii="Times" w:eastAsia="Times New Roman" w:hAnsi="Times" w:cs="Arial"/>
          <w:color w:val="222222"/>
          <w:shd w:val="clear" w:color="auto" w:fill="E2EFD9" w:themeFill="accent6" w:themeFillTint="33"/>
        </w:rPr>
        <w:t>, even though these are typically considered relying on closer mechanisms).</w:t>
      </w:r>
    </w:p>
    <w:p w14:paraId="287B92DE" w14:textId="77777777" w:rsidR="004D671E" w:rsidRDefault="004D671E" w:rsidP="004D671E">
      <w:pPr>
        <w:rPr>
          <w:rFonts w:ascii="Times" w:eastAsia="Times New Roman" w:hAnsi="Times" w:cs="Arial"/>
          <w:color w:val="222222"/>
          <w:shd w:val="clear" w:color="auto" w:fill="FFFFFF"/>
        </w:rPr>
      </w:pPr>
    </w:p>
    <w:p w14:paraId="27BE1216" w14:textId="77777777" w:rsidR="004D671E" w:rsidRDefault="004D671E" w:rsidP="004D671E">
      <w:pPr>
        <w:rPr>
          <w:rFonts w:ascii="Times" w:eastAsia="Times New Roman" w:hAnsi="Times" w:cs="Arial"/>
          <w:color w:val="222222"/>
          <w:shd w:val="clear" w:color="auto" w:fill="FFFFFF"/>
        </w:rPr>
      </w:pPr>
      <w:r>
        <w:rPr>
          <w:noProof/>
        </w:rPr>
        <w:drawing>
          <wp:inline distT="0" distB="0" distL="0" distR="0" wp14:anchorId="0E270B85" wp14:editId="0AF1B553">
            <wp:extent cx="5731510" cy="3223895"/>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1C89BC0" w14:textId="77777777" w:rsidR="004D671E" w:rsidRPr="00A16DFA" w:rsidRDefault="004D671E" w:rsidP="004D671E">
      <w:pPr>
        <w:rPr>
          <w:rFonts w:ascii="Times" w:eastAsia="Times New Roman" w:hAnsi="Times" w:cs="Arial"/>
          <w:color w:val="222222"/>
          <w:shd w:val="clear" w:color="auto" w:fill="FFFFFF"/>
        </w:rPr>
      </w:pPr>
    </w:p>
    <w:p w14:paraId="480BF2B6" w14:textId="77777777" w:rsidR="004D671E" w:rsidRDefault="004D671E" w:rsidP="004D671E">
      <w:pPr>
        <w:rPr>
          <w:rFonts w:ascii="Times" w:eastAsia="Times New Roman" w:hAnsi="Times" w:cs="Arial"/>
          <w:color w:val="222222"/>
          <w:shd w:val="clear" w:color="auto" w:fill="FFFFFF"/>
        </w:rPr>
      </w:pPr>
      <w:r w:rsidRPr="000D39A7">
        <w:rPr>
          <w:rFonts w:ascii="Times" w:eastAsia="Times New Roman" w:hAnsi="Times" w:cs="Arial"/>
          <w:color w:val="222222"/>
          <w:shd w:val="clear" w:color="auto" w:fill="E2EFD9" w:themeFill="accent6" w:themeFillTint="33"/>
        </w:rPr>
        <w:t xml:space="preserve">We could argue that the group on the left has a more egg-shape like pattern, meaning that the effect for the easy difficulty (green lines) curves back up as illusion strength increases, </w:t>
      </w:r>
      <w:proofErr w:type="gramStart"/>
      <w:r w:rsidRPr="000D39A7">
        <w:rPr>
          <w:rFonts w:ascii="Times" w:eastAsia="Times New Roman" w:hAnsi="Times" w:cs="Arial"/>
          <w:color w:val="222222"/>
          <w:shd w:val="clear" w:color="auto" w:fill="E2EFD9" w:themeFill="accent6" w:themeFillTint="33"/>
        </w:rPr>
        <w:t>closing up</w:t>
      </w:r>
      <w:proofErr w:type="gramEnd"/>
      <w:r w:rsidRPr="000D39A7">
        <w:rPr>
          <w:rFonts w:ascii="Times" w:eastAsia="Times New Roman" w:hAnsi="Times" w:cs="Arial"/>
          <w:color w:val="222222"/>
          <w:shd w:val="clear" w:color="auto" w:fill="E2EFD9" w:themeFill="accent6" w:themeFillTint="33"/>
        </w:rPr>
        <w:t xml:space="preserve"> the space with the red lines (this is particularly salient for White, </w:t>
      </w:r>
      <w:proofErr w:type="spellStart"/>
      <w:r w:rsidRPr="000D39A7">
        <w:rPr>
          <w:rFonts w:ascii="Times" w:eastAsia="Times New Roman" w:hAnsi="Times" w:cs="Arial"/>
          <w:color w:val="222222"/>
          <w:shd w:val="clear" w:color="auto" w:fill="E2EFD9" w:themeFill="accent6" w:themeFillTint="33"/>
        </w:rPr>
        <w:t>Ponzo</w:t>
      </w:r>
      <w:proofErr w:type="spellEnd"/>
      <w:r w:rsidRPr="000D39A7">
        <w:rPr>
          <w:rFonts w:ascii="Times" w:eastAsia="Times New Roman" w:hAnsi="Times" w:cs="Arial"/>
          <w:color w:val="222222"/>
          <w:shd w:val="clear" w:color="auto" w:fill="E2EFD9" w:themeFill="accent6" w:themeFillTint="33"/>
        </w:rPr>
        <w:t xml:space="preserve"> Poggendorff). Relatedly, it seems there is overall less interaction in the left group: </w:t>
      </w:r>
      <w:r w:rsidRPr="000D39A7">
        <w:rPr>
          <w:rFonts w:ascii="Times" w:eastAsia="Times New Roman" w:hAnsi="Times" w:cs="Arial"/>
          <w:color w:val="222222"/>
          <w:u w:val="single"/>
          <w:shd w:val="clear" w:color="auto" w:fill="E2EFD9" w:themeFill="accent6" w:themeFillTint="33"/>
        </w:rPr>
        <w:t xml:space="preserve">the effect of illusion seems to be </w:t>
      </w:r>
      <w:r w:rsidRPr="000D39A7">
        <w:rPr>
          <w:rFonts w:ascii="Times" w:eastAsia="Times New Roman" w:hAnsi="Times" w:cs="Arial"/>
          <w:b/>
          <w:bCs/>
          <w:color w:val="222222"/>
          <w:u w:val="single"/>
          <w:shd w:val="clear" w:color="auto" w:fill="E2EFD9" w:themeFill="accent6" w:themeFillTint="33"/>
        </w:rPr>
        <w:t xml:space="preserve">shifted </w:t>
      </w:r>
      <w:r w:rsidRPr="000D39A7">
        <w:rPr>
          <w:rFonts w:ascii="Times" w:eastAsia="Times New Roman" w:hAnsi="Times" w:cs="Arial"/>
          <w:color w:val="222222"/>
          <w:u w:val="single"/>
          <w:shd w:val="clear" w:color="auto" w:fill="E2EFD9" w:themeFill="accent6" w:themeFillTint="33"/>
        </w:rPr>
        <w:t xml:space="preserve">(to the right), rather than </w:t>
      </w:r>
      <w:r w:rsidRPr="000D39A7">
        <w:rPr>
          <w:rFonts w:ascii="Times" w:eastAsia="Times New Roman" w:hAnsi="Times" w:cs="Arial"/>
          <w:b/>
          <w:bCs/>
          <w:color w:val="222222"/>
          <w:u w:val="single"/>
          <w:shd w:val="clear" w:color="auto" w:fill="E2EFD9" w:themeFill="accent6" w:themeFillTint="33"/>
        </w:rPr>
        <w:t>attenuated</w:t>
      </w:r>
      <w:r w:rsidRPr="000D39A7">
        <w:rPr>
          <w:rFonts w:ascii="Times" w:eastAsia="Times New Roman" w:hAnsi="Times" w:cs="Arial"/>
          <w:color w:val="222222"/>
          <w:u w:val="single"/>
          <w:shd w:val="clear" w:color="auto" w:fill="E2EFD9" w:themeFill="accent6" w:themeFillTint="33"/>
        </w:rPr>
        <w:t xml:space="preserve"> (</w:t>
      </w:r>
      <w:r>
        <w:rPr>
          <w:rFonts w:ascii="Times" w:eastAsia="Times New Roman" w:hAnsi="Times" w:cs="Arial"/>
          <w:color w:val="222222"/>
          <w:u w:val="single"/>
          <w:shd w:val="clear" w:color="auto" w:fill="E2EFD9" w:themeFill="accent6" w:themeFillTint="33"/>
        </w:rPr>
        <w:t>i.e.,</w:t>
      </w:r>
      <w:r w:rsidRPr="000D39A7">
        <w:rPr>
          <w:rFonts w:ascii="Times" w:eastAsia="Times New Roman" w:hAnsi="Times" w:cs="Arial"/>
          <w:color w:val="222222"/>
          <w:u w:val="single"/>
          <w:shd w:val="clear" w:color="auto" w:fill="E2EFD9" w:themeFill="accent6" w:themeFillTint="33"/>
        </w:rPr>
        <w:t xml:space="preserve"> a decreasing slope).</w:t>
      </w:r>
      <w:r w:rsidRPr="000D39A7">
        <w:rPr>
          <w:rFonts w:ascii="Times" w:eastAsia="Times New Roman" w:hAnsi="Times" w:cs="Arial"/>
          <w:color w:val="222222"/>
          <w:shd w:val="clear" w:color="auto" w:fill="E2EFD9" w:themeFill="accent6" w:themeFillTint="33"/>
        </w:rPr>
        <w:t xml:space="preserve"> The most striking example is White, where the slopes are similar, just starting at shifted locations of difficulty, vs. Muller-</w:t>
      </w:r>
      <w:proofErr w:type="spellStart"/>
      <w:r w:rsidRPr="000D39A7">
        <w:rPr>
          <w:rFonts w:ascii="Times" w:eastAsia="Times New Roman" w:hAnsi="Times" w:cs="Arial"/>
          <w:color w:val="222222"/>
          <w:shd w:val="clear" w:color="auto" w:fill="E2EFD9" w:themeFill="accent6" w:themeFillTint="33"/>
        </w:rPr>
        <w:t>Lyer</w:t>
      </w:r>
      <w:proofErr w:type="spellEnd"/>
      <w:r w:rsidRPr="000D39A7">
        <w:rPr>
          <w:rFonts w:ascii="Times" w:eastAsia="Times New Roman" w:hAnsi="Times" w:cs="Arial"/>
          <w:color w:val="222222"/>
          <w:shd w:val="clear" w:color="auto" w:fill="E2EFD9" w:themeFill="accent6" w:themeFillTint="33"/>
        </w:rPr>
        <w:t>, where the pattern itself changes from an abrupt increase to a more progressive one.</w:t>
      </w:r>
    </w:p>
    <w:p w14:paraId="0D6B016B" w14:textId="77777777" w:rsidR="004D671E" w:rsidRDefault="004D671E" w:rsidP="004D671E">
      <w:pPr>
        <w:rPr>
          <w:rFonts w:ascii="Times" w:eastAsia="Times New Roman" w:hAnsi="Times" w:cs="Arial"/>
          <w:color w:val="222222"/>
          <w:shd w:val="clear" w:color="auto" w:fill="FFFFFF"/>
        </w:rPr>
      </w:pPr>
    </w:p>
    <w:p w14:paraId="5D221C6B" w14:textId="77777777" w:rsidR="004D671E" w:rsidRDefault="004D671E" w:rsidP="004D671E">
      <w:pPr>
        <w:rPr>
          <w:rFonts w:ascii="Times" w:eastAsia="Times New Roman" w:hAnsi="Times" w:cs="Arial"/>
          <w:color w:val="222222"/>
          <w:shd w:val="clear" w:color="auto" w:fill="FFFFFF"/>
        </w:rPr>
      </w:pPr>
      <w:r w:rsidRPr="006E4546">
        <w:rPr>
          <w:rFonts w:ascii="Times" w:eastAsia="Times New Roman" w:hAnsi="Times" w:cs="Arial"/>
          <w:color w:val="222222"/>
          <w:shd w:val="clear" w:color="auto" w:fill="E2EFD9" w:themeFill="accent6" w:themeFillTint="33"/>
        </w:rPr>
        <w:t>However, even if these observations were true, the overall importance of an interaction (vs an independence of the two main parameters) between difficulty and strength does not alone explain why the interindividual variability in this interaction effect would load positively and negatively unto to the general factor. What it seems to suggest is that participants with high illusion sensitivity have a lesser interaction effect for some illusions and a stronger one for others. My hunch is that it has to do with a change in the pattern of response between participants (and possibly the speed-accuracy trade-off strategy). Participants with a high sensitivity to illusions would be affected by illusion strength more progressively for easy difficulties trials (green lines), whereas we would observe a shift in the resistant participants (i.e., they would not be affected so much by the illusion in easy trials, up to a point, in which the effect of the illusion strength would follow the same pattern as for hard trials – but shifted).</w:t>
      </w:r>
    </w:p>
    <w:p w14:paraId="00A917B5" w14:textId="77777777" w:rsidR="004D671E" w:rsidRDefault="004D671E" w:rsidP="004D671E">
      <w:pPr>
        <w:rPr>
          <w:rFonts w:ascii="Times" w:eastAsia="Times New Roman" w:hAnsi="Times" w:cs="Arial"/>
          <w:color w:val="222222"/>
          <w:shd w:val="clear" w:color="auto" w:fill="FFFFFF"/>
        </w:rPr>
      </w:pPr>
    </w:p>
    <w:p w14:paraId="71FF1E44" w14:textId="77777777" w:rsidR="004D671E" w:rsidRDefault="004D671E" w:rsidP="004D671E">
      <w:pPr>
        <w:rPr>
          <w:rFonts w:ascii="Times" w:eastAsia="Times New Roman" w:hAnsi="Times" w:cs="Arial"/>
          <w:color w:val="222222"/>
          <w:shd w:val="clear" w:color="auto" w:fill="FFFFFF"/>
        </w:rPr>
      </w:pPr>
      <w:r w:rsidRPr="006E4546">
        <w:rPr>
          <w:rFonts w:ascii="Times" w:eastAsia="Times New Roman" w:hAnsi="Times" w:cs="Arial"/>
          <w:color w:val="222222"/>
          <w:shd w:val="clear" w:color="auto" w:fill="E2EFD9" w:themeFill="accent6" w:themeFillTint="33"/>
        </w:rPr>
        <w:t>At this stage, these thoughts are pure speculations. That said, this question is very interesting and would likely require a study on its own to replicate and elucidate.</w:t>
      </w:r>
    </w:p>
    <w:p w14:paraId="2EA37E10" w14:textId="77777777" w:rsidR="004E26ED" w:rsidRDefault="004E26ED" w:rsidP="00A16DFA">
      <w:pPr>
        <w:rPr>
          <w:rFonts w:ascii="Times" w:eastAsia="Times New Roman" w:hAnsi="Times" w:cs="Arial"/>
          <w:color w:val="222222"/>
          <w:shd w:val="clear" w:color="auto" w:fill="FFFFFF"/>
        </w:rPr>
      </w:pPr>
    </w:p>
    <w:p w14:paraId="0FBE8701" w14:textId="201A5E61"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Line 137 “After a brief demographic survey and a practice series of illusions” please clarify the phrasing used for each question.</w:t>
      </w:r>
    </w:p>
    <w:p w14:paraId="1B4DFD91" w14:textId="3B69C302" w:rsidR="00A16DFA" w:rsidRDefault="00A16DFA" w:rsidP="00A16DFA">
      <w:pPr>
        <w:rPr>
          <w:rFonts w:ascii="Times" w:eastAsia="Times New Roman" w:hAnsi="Times" w:cs="Arial"/>
          <w:color w:val="222222"/>
          <w:shd w:val="clear" w:color="auto" w:fill="FFFFFF"/>
        </w:rPr>
      </w:pPr>
    </w:p>
    <w:p w14:paraId="77F507CC" w14:textId="7409B370" w:rsidR="00573DA6" w:rsidRPr="004D671E" w:rsidRDefault="00573DA6" w:rsidP="001E1A09">
      <w:pPr>
        <w:shd w:val="clear" w:color="auto" w:fill="E2EFD9" w:themeFill="accent6" w:themeFillTint="33"/>
        <w:rPr>
          <w:rFonts w:ascii="Times New Roman" w:hAnsi="Times New Roman" w:cs="Times New Roman"/>
        </w:rPr>
      </w:pPr>
      <w:r w:rsidRPr="004D671E">
        <w:rPr>
          <w:rFonts w:ascii="Times New Roman" w:hAnsi="Times New Roman" w:cs="Times New Roman"/>
        </w:rPr>
        <w:t>We have clarified this in the Procedure section (lines XXX):</w:t>
      </w:r>
    </w:p>
    <w:p w14:paraId="7CE752B5" w14:textId="77777777" w:rsidR="00573DA6" w:rsidRPr="004D671E" w:rsidRDefault="00573DA6" w:rsidP="001E1A09">
      <w:pPr>
        <w:shd w:val="clear" w:color="auto" w:fill="E2EFD9" w:themeFill="accent6" w:themeFillTint="33"/>
        <w:rPr>
          <w:rFonts w:ascii="Times New Roman" w:hAnsi="Times New Roman" w:cs="Times New Roman"/>
        </w:rPr>
      </w:pPr>
    </w:p>
    <w:p w14:paraId="40C470C6" w14:textId="4801A18B" w:rsidR="00573DA6" w:rsidRDefault="00573DA6" w:rsidP="001E1A09">
      <w:pPr>
        <w:shd w:val="clear" w:color="auto" w:fill="E2EFD9" w:themeFill="accent6" w:themeFillTint="33"/>
        <w:rPr>
          <w:rFonts w:ascii="Times New Roman" w:hAnsi="Times New Roman" w:cs="Times New Roman"/>
          <w:i/>
          <w:iCs/>
        </w:rPr>
      </w:pPr>
      <w:r w:rsidRPr="004D671E">
        <w:rPr>
          <w:rFonts w:ascii="Times New Roman" w:hAnsi="Times New Roman" w:cs="Times New Roman"/>
          <w:i/>
          <w:iCs/>
        </w:rPr>
        <w:t xml:space="preserve">Participants were first given a brief demographic survey, </w:t>
      </w:r>
      <w:commentRangeStart w:id="9"/>
      <w:r w:rsidRPr="004D671E">
        <w:rPr>
          <w:rFonts w:ascii="Times New Roman" w:hAnsi="Times New Roman" w:cs="Times New Roman"/>
          <w:i/>
          <w:iCs/>
        </w:rPr>
        <w:t>which collected information regarding their age, gender, country of birth, ethnicity, and highest attained education leve</w:t>
      </w:r>
      <w:commentRangeEnd w:id="9"/>
      <w:r w:rsidR="004D671E">
        <w:rPr>
          <w:rStyle w:val="CommentReference"/>
        </w:rPr>
        <w:commentReference w:id="9"/>
      </w:r>
      <w:r w:rsidRPr="004D671E">
        <w:rPr>
          <w:rFonts w:ascii="Times New Roman" w:hAnsi="Times New Roman" w:cs="Times New Roman"/>
          <w:i/>
          <w:iCs/>
        </w:rPr>
        <w:t>l.</w:t>
      </w:r>
      <w:r w:rsidR="00B4739C">
        <w:rPr>
          <w:rFonts w:ascii="Times New Roman" w:hAnsi="Times New Roman" w:cs="Times New Roman"/>
          <w:i/>
          <w:iCs/>
        </w:rPr>
        <w:t xml:space="preserve"> </w:t>
      </w:r>
    </w:p>
    <w:p w14:paraId="019F3B26" w14:textId="54ACD8A0" w:rsidR="00B4739C" w:rsidRDefault="00B4739C" w:rsidP="001E1A09">
      <w:pPr>
        <w:shd w:val="clear" w:color="auto" w:fill="E2EFD9" w:themeFill="accent6" w:themeFillTint="33"/>
        <w:rPr>
          <w:rFonts w:ascii="Times New Roman" w:hAnsi="Times New Roman" w:cs="Times New Roman"/>
          <w:i/>
          <w:iCs/>
        </w:rPr>
      </w:pPr>
    </w:p>
    <w:p w14:paraId="541FA205" w14:textId="5C294321" w:rsidR="003D255F" w:rsidRPr="00B4739C" w:rsidRDefault="003D255F" w:rsidP="001E1A09">
      <w:pPr>
        <w:shd w:val="clear" w:color="auto" w:fill="E2EFD9" w:themeFill="accent6" w:themeFillTint="33"/>
        <w:rPr>
          <w:rFonts w:ascii="Times New Roman" w:hAnsi="Times New Roman" w:cs="Times New Roman"/>
        </w:rPr>
      </w:pPr>
      <w:r>
        <w:rPr>
          <w:rFonts w:ascii="Times New Roman" w:hAnsi="Times New Roman" w:cs="Times New Roman"/>
        </w:rPr>
        <w:t xml:space="preserve">The online task is available for readers to try at </w:t>
      </w:r>
      <w:hyperlink r:id="rId20" w:history="1">
        <w:r w:rsidRPr="00627A92">
          <w:rPr>
            <w:rStyle w:val="Hyperlink"/>
            <w:rFonts w:ascii="Times New Roman" w:hAnsi="Times New Roman" w:cs="Times New Roman"/>
          </w:rPr>
          <w:t>https://realitybending.github.io/IllusionGameValidation/study2/index.html</w:t>
        </w:r>
      </w:hyperlink>
      <w:r w:rsidR="001E1A09">
        <w:rPr>
          <w:rFonts w:ascii="Times New Roman" w:hAnsi="Times New Roman" w:cs="Times New Roman"/>
        </w:rPr>
        <w:t xml:space="preserve"> (the demographic part is at the beginning if one wants to see how it looked like).</w:t>
      </w:r>
      <w:r w:rsidR="00C748B9">
        <w:rPr>
          <w:rFonts w:ascii="Times New Roman" w:hAnsi="Times New Roman" w:cs="Times New Roman"/>
        </w:rPr>
        <w:t xml:space="preserve"> For reference, t</w:t>
      </w:r>
      <w:r w:rsidR="001E1A09">
        <w:rPr>
          <w:rFonts w:ascii="Times New Roman" w:hAnsi="Times New Roman" w:cs="Times New Roman"/>
        </w:rPr>
        <w:t xml:space="preserve">he exact phrasing of the items can be found in the experiment code (see </w:t>
      </w:r>
      <w:hyperlink r:id="rId21" w:anchor="L140-L192" w:history="1">
        <w:r w:rsidR="001E1A09" w:rsidRPr="00627A92">
          <w:rPr>
            <w:rStyle w:val="Hyperlink"/>
            <w:rFonts w:ascii="Times New Roman" w:hAnsi="Times New Roman" w:cs="Times New Roman"/>
          </w:rPr>
          <w:t>https://github.com/RealityBending/IllusionGameValidation/blob/79241e21c8f65c20271ede37aa7687320e886bde/study2/index.html#L140-L192</w:t>
        </w:r>
      </w:hyperlink>
      <w:r w:rsidR="001E1A09">
        <w:rPr>
          <w:rFonts w:ascii="Times New Roman" w:hAnsi="Times New Roman" w:cs="Times New Roman"/>
        </w:rPr>
        <w:t>).</w:t>
      </w:r>
    </w:p>
    <w:p w14:paraId="7F540FE5" w14:textId="77777777" w:rsidR="009325E3" w:rsidRPr="004D671E" w:rsidRDefault="009325E3" w:rsidP="00A16DFA">
      <w:pPr>
        <w:rPr>
          <w:rFonts w:ascii="Times" w:hAnsi="Times"/>
          <w:i/>
          <w:color w:val="222222"/>
          <w:shd w:val="clear" w:color="auto" w:fill="FFFFFF"/>
        </w:rPr>
      </w:pPr>
    </w:p>
    <w:p w14:paraId="5D56E980" w14:textId="77777777" w:rsidR="007B2845" w:rsidRPr="00A16DFA" w:rsidRDefault="007B2845" w:rsidP="00A16DFA">
      <w:pPr>
        <w:rPr>
          <w:rFonts w:ascii="Times" w:eastAsia="Times New Roman" w:hAnsi="Times" w:cs="Arial"/>
          <w:color w:val="222222"/>
          <w:shd w:val="clear" w:color="auto" w:fill="FFFFFF"/>
        </w:rPr>
      </w:pPr>
    </w:p>
    <w:p w14:paraId="1A05731A" w14:textId="52152EEC"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How did the authors encourage/motivate over 1000 trials per participant in an online study? This in itself is </w:t>
      </w:r>
      <w:proofErr w:type="gramStart"/>
      <w:r w:rsidRPr="00A16DFA">
        <w:rPr>
          <w:rFonts w:ascii="Times" w:eastAsia="Times New Roman" w:hAnsi="Times" w:cs="Arial"/>
          <w:color w:val="222222"/>
          <w:shd w:val="clear" w:color="auto" w:fill="FFFFFF"/>
        </w:rPr>
        <w:t>impressive</w:t>
      </w:r>
      <w:proofErr w:type="gramEnd"/>
      <w:r w:rsidRPr="00A16DFA">
        <w:rPr>
          <w:rFonts w:ascii="Times" w:eastAsia="Times New Roman" w:hAnsi="Times" w:cs="Arial"/>
          <w:color w:val="222222"/>
          <w:shd w:val="clear" w:color="auto" w:fill="FFFFFF"/>
        </w:rPr>
        <w:t xml:space="preserve"> and it would be useful to report how long the task took, were participants allowed to complete over several sessions? Did all participants complete all trials? Did all participants complete all illusions?</w:t>
      </w:r>
    </w:p>
    <w:p w14:paraId="11B5E8C8" w14:textId="77777777" w:rsidR="008941BB" w:rsidRDefault="008941BB" w:rsidP="00A16DFA">
      <w:pPr>
        <w:rPr>
          <w:rFonts w:ascii="Times" w:eastAsia="Times New Roman" w:hAnsi="Times" w:cs="Arial"/>
          <w:color w:val="222222"/>
          <w:shd w:val="clear" w:color="auto" w:fill="FFFFFF"/>
        </w:rPr>
      </w:pPr>
    </w:p>
    <w:p w14:paraId="672A81C6" w14:textId="2A0622AF" w:rsidR="00454FBD" w:rsidRPr="00775EB5" w:rsidRDefault="00037F95" w:rsidP="009325E3">
      <w:pPr>
        <w:shd w:val="clear" w:color="auto" w:fill="E2EFD9" w:themeFill="accent6" w:themeFillTint="33"/>
        <w:rPr>
          <w:rFonts w:ascii="Times New Roman" w:hAnsi="Times New Roman" w:cs="Times New Roman"/>
        </w:rPr>
      </w:pPr>
      <w:r w:rsidRPr="00775EB5">
        <w:rPr>
          <w:rFonts w:ascii="Times New Roman" w:hAnsi="Times New Roman" w:cs="Times New Roman"/>
        </w:rPr>
        <w:t xml:space="preserve">We thank the reviewer for </w:t>
      </w:r>
      <w:r w:rsidR="00454FBD" w:rsidRPr="00775EB5">
        <w:rPr>
          <w:rFonts w:ascii="Times New Roman" w:hAnsi="Times New Roman" w:cs="Times New Roman"/>
        </w:rPr>
        <w:t>the</w:t>
      </w:r>
      <w:r w:rsidRPr="00775EB5">
        <w:rPr>
          <w:rFonts w:ascii="Times New Roman" w:hAnsi="Times New Roman" w:cs="Times New Roman"/>
        </w:rPr>
        <w:t xml:space="preserve"> feedback</w:t>
      </w:r>
      <w:r w:rsidR="004353B9" w:rsidRPr="00775EB5">
        <w:rPr>
          <w:rFonts w:ascii="Times New Roman" w:hAnsi="Times New Roman" w:cs="Times New Roman"/>
        </w:rPr>
        <w:t xml:space="preserve"> and suggestions</w:t>
      </w:r>
      <w:r w:rsidR="00454FBD" w:rsidRPr="00775EB5">
        <w:rPr>
          <w:rFonts w:ascii="Times New Roman" w:hAnsi="Times New Roman" w:cs="Times New Roman"/>
        </w:rPr>
        <w:t>. Indeed, various methods were employed to motivate participants. This includes gamifying the experiment</w:t>
      </w:r>
      <w:r w:rsidR="004353B9" w:rsidRPr="00775EB5">
        <w:rPr>
          <w:rFonts w:ascii="Times New Roman" w:hAnsi="Times New Roman" w:cs="Times New Roman"/>
        </w:rPr>
        <w:t xml:space="preserve"> (such as displaying scores following the completion of each illusion block)</w:t>
      </w:r>
      <w:r w:rsidR="00454FBD" w:rsidRPr="00775EB5">
        <w:rPr>
          <w:rFonts w:ascii="Times New Roman" w:hAnsi="Times New Roman" w:cs="Times New Roman"/>
        </w:rPr>
        <w:t xml:space="preserve"> and </w:t>
      </w:r>
      <w:r w:rsidR="004353B9" w:rsidRPr="00775EB5">
        <w:rPr>
          <w:rFonts w:ascii="Times New Roman" w:hAnsi="Times New Roman" w:cs="Times New Roman"/>
        </w:rPr>
        <w:t>presenting</w:t>
      </w:r>
      <w:r w:rsidR="00454FBD" w:rsidRPr="00775EB5">
        <w:rPr>
          <w:rFonts w:ascii="Times New Roman" w:hAnsi="Times New Roman" w:cs="Times New Roman"/>
        </w:rPr>
        <w:t xml:space="preserve"> the stimuli in</w:t>
      </w:r>
      <w:r w:rsidR="004353B9" w:rsidRPr="00775EB5">
        <w:rPr>
          <w:rFonts w:ascii="Times New Roman" w:hAnsi="Times New Roman" w:cs="Times New Roman"/>
        </w:rPr>
        <w:t xml:space="preserve"> </w:t>
      </w:r>
      <w:r w:rsidR="00454FBD" w:rsidRPr="00775EB5">
        <w:rPr>
          <w:rFonts w:ascii="Times New Roman" w:hAnsi="Times New Roman" w:cs="Times New Roman"/>
        </w:rPr>
        <w:t xml:space="preserve">multiple phases to allow participants to take short mental breaks, hence </w:t>
      </w:r>
      <w:r w:rsidR="004353B9" w:rsidRPr="00775EB5">
        <w:rPr>
          <w:rFonts w:ascii="Times New Roman" w:hAnsi="Times New Roman" w:cs="Times New Roman"/>
        </w:rPr>
        <w:t>attenuating effects of fatigue. (See above for our response to comment #5 by Reviewer 1 for a more detailed elaboration of the methods we applied to encourage participants across trials.)</w:t>
      </w:r>
    </w:p>
    <w:p w14:paraId="08355A4C" w14:textId="2B006D3C" w:rsidR="004353B9" w:rsidRPr="00775EB5" w:rsidRDefault="004353B9" w:rsidP="009325E3">
      <w:pPr>
        <w:shd w:val="clear" w:color="auto" w:fill="E2EFD9" w:themeFill="accent6" w:themeFillTint="33"/>
        <w:rPr>
          <w:rFonts w:ascii="Times New Roman" w:hAnsi="Times New Roman" w:cs="Times New Roman"/>
        </w:rPr>
      </w:pPr>
    </w:p>
    <w:p w14:paraId="6AAA2E40" w14:textId="28FB2662" w:rsidR="008E1FD3" w:rsidRPr="00775EB5" w:rsidRDefault="004C35EC" w:rsidP="009325E3">
      <w:pPr>
        <w:shd w:val="clear" w:color="auto" w:fill="E2EFD9" w:themeFill="accent6" w:themeFillTint="33"/>
        <w:rPr>
          <w:rFonts w:ascii="Times New Roman" w:hAnsi="Times New Roman" w:cs="Times New Roman"/>
        </w:rPr>
      </w:pPr>
      <w:r w:rsidRPr="00775EB5">
        <w:rPr>
          <w:rFonts w:ascii="Times New Roman" w:hAnsi="Times New Roman" w:cs="Times New Roman"/>
        </w:rPr>
        <w:t>With regards to the task’s duration, t</w:t>
      </w:r>
      <w:r w:rsidR="009437A6" w:rsidRPr="00775EB5">
        <w:rPr>
          <w:rFonts w:ascii="Times New Roman" w:hAnsi="Times New Roman" w:cs="Times New Roman"/>
        </w:rPr>
        <w:t xml:space="preserve">he median time taken to complete the study was approximately 55 minutes. Participants were required to complete the task within a single session and were </w:t>
      </w:r>
      <w:r w:rsidRPr="00775EB5">
        <w:rPr>
          <w:rFonts w:ascii="Times New Roman" w:hAnsi="Times New Roman" w:cs="Times New Roman"/>
        </w:rPr>
        <w:t>informed of</w:t>
      </w:r>
      <w:r w:rsidR="009437A6" w:rsidRPr="00775EB5">
        <w:rPr>
          <w:rFonts w:ascii="Times New Roman" w:hAnsi="Times New Roman" w:cs="Times New Roman"/>
        </w:rPr>
        <w:t xml:space="preserve"> the study’s estimated duration prior to the start of the session to manage their expectations.</w:t>
      </w:r>
      <w:r w:rsidRPr="00775EB5">
        <w:rPr>
          <w:rFonts w:ascii="Times New Roman" w:hAnsi="Times New Roman" w:cs="Times New Roman"/>
        </w:rPr>
        <w:t xml:space="preserve"> W</w:t>
      </w:r>
      <w:r w:rsidR="008E1FD3" w:rsidRPr="00775EB5">
        <w:rPr>
          <w:rFonts w:ascii="Times New Roman" w:hAnsi="Times New Roman" w:cs="Times New Roman"/>
        </w:rPr>
        <w:t>e have added this</w:t>
      </w:r>
      <w:r w:rsidRPr="00775EB5">
        <w:rPr>
          <w:rFonts w:ascii="Times New Roman" w:hAnsi="Times New Roman" w:cs="Times New Roman"/>
        </w:rPr>
        <w:t xml:space="preserve"> accordingly</w:t>
      </w:r>
      <w:r w:rsidR="008E1FD3" w:rsidRPr="00775EB5">
        <w:rPr>
          <w:rFonts w:ascii="Times New Roman" w:hAnsi="Times New Roman" w:cs="Times New Roman"/>
        </w:rPr>
        <w:t xml:space="preserve"> to the </w:t>
      </w:r>
      <w:r w:rsidRPr="00775EB5">
        <w:rPr>
          <w:rFonts w:ascii="Times New Roman" w:hAnsi="Times New Roman" w:cs="Times New Roman"/>
        </w:rPr>
        <w:t>Procedure section</w:t>
      </w:r>
      <w:r w:rsidR="00775EB5">
        <w:rPr>
          <w:rFonts w:ascii="Times New Roman" w:hAnsi="Times New Roman" w:cs="Times New Roman"/>
        </w:rPr>
        <w:t xml:space="preserve"> (lines XXX)</w:t>
      </w:r>
      <w:r w:rsidRPr="00775EB5">
        <w:rPr>
          <w:rFonts w:ascii="Times New Roman" w:hAnsi="Times New Roman" w:cs="Times New Roman"/>
        </w:rPr>
        <w:t>:</w:t>
      </w:r>
    </w:p>
    <w:p w14:paraId="6B1836E5" w14:textId="1AFED998" w:rsidR="004C35EC" w:rsidRPr="00775EB5" w:rsidRDefault="004C35EC" w:rsidP="009325E3">
      <w:pPr>
        <w:shd w:val="clear" w:color="auto" w:fill="E2EFD9" w:themeFill="accent6" w:themeFillTint="33"/>
        <w:rPr>
          <w:rFonts w:ascii="Times New Roman" w:hAnsi="Times New Roman" w:cs="Times New Roman"/>
        </w:rPr>
      </w:pPr>
    </w:p>
    <w:p w14:paraId="3DEE4CFF" w14:textId="13C63B72" w:rsidR="004C35EC" w:rsidRPr="00775EB5" w:rsidRDefault="004C35EC" w:rsidP="009325E3">
      <w:pPr>
        <w:shd w:val="clear" w:color="auto" w:fill="E2EFD9" w:themeFill="accent6" w:themeFillTint="33"/>
        <w:rPr>
          <w:rFonts w:ascii="Times New Roman" w:hAnsi="Times New Roman" w:cs="Times New Roman"/>
          <w:i/>
          <w:iCs/>
        </w:rPr>
      </w:pPr>
      <w:r w:rsidRPr="00775EB5">
        <w:rPr>
          <w:rFonts w:ascii="Times New Roman" w:hAnsi="Times New Roman" w:cs="Times New Roman"/>
          <w:i/>
          <w:iCs/>
        </w:rPr>
        <w:t xml:space="preserve">All trials were required to be completed within a </w:t>
      </w:r>
      <w:r w:rsidR="004D671E" w:rsidRPr="00775EB5">
        <w:rPr>
          <w:rFonts w:ascii="Times New Roman" w:hAnsi="Times New Roman" w:cs="Times New Roman"/>
          <w:i/>
          <w:iCs/>
        </w:rPr>
        <w:t>single session (total experiment duration: ~55 minutes)</w:t>
      </w:r>
      <w:r w:rsidRPr="00775EB5">
        <w:rPr>
          <w:rFonts w:ascii="Times New Roman" w:hAnsi="Times New Roman" w:cs="Times New Roman"/>
          <w:i/>
          <w:iCs/>
        </w:rPr>
        <w:t>.</w:t>
      </w:r>
    </w:p>
    <w:p w14:paraId="02346E1C" w14:textId="77777777" w:rsidR="008E1FD3" w:rsidRPr="00775EB5" w:rsidRDefault="008E1FD3" w:rsidP="009325E3">
      <w:pPr>
        <w:shd w:val="clear" w:color="auto" w:fill="E2EFD9" w:themeFill="accent6" w:themeFillTint="33"/>
        <w:rPr>
          <w:rFonts w:ascii="Times New Roman" w:hAnsi="Times New Roman" w:cs="Times New Roman"/>
        </w:rPr>
      </w:pPr>
    </w:p>
    <w:p w14:paraId="4A6B6339" w14:textId="0B4736BF" w:rsidR="009437A6" w:rsidRPr="00775EB5" w:rsidRDefault="004D671E" w:rsidP="009325E3">
      <w:pPr>
        <w:shd w:val="clear" w:color="auto" w:fill="E2EFD9" w:themeFill="accent6" w:themeFillTint="33"/>
        <w:rPr>
          <w:rFonts w:ascii="Times New Roman" w:hAnsi="Times New Roman" w:cs="Times New Roman"/>
        </w:rPr>
      </w:pPr>
      <w:r w:rsidRPr="00775EB5">
        <w:rPr>
          <w:rFonts w:ascii="Times New Roman" w:hAnsi="Times New Roman" w:cs="Times New Roman"/>
        </w:rPr>
        <w:t>In addition to the data processed and made available (including the outliers),</w:t>
      </w:r>
      <w:r w:rsidR="009437A6" w:rsidRPr="00775EB5">
        <w:rPr>
          <w:rFonts w:ascii="Times New Roman" w:hAnsi="Times New Roman" w:cs="Times New Roman"/>
        </w:rPr>
        <w:t xml:space="preserve"> 11 participants did not complete the experiment because they exceeded the time limit (120 minutes)</w:t>
      </w:r>
      <w:r w:rsidR="00775EB5" w:rsidRPr="00775EB5">
        <w:rPr>
          <w:rFonts w:ascii="Times New Roman" w:hAnsi="Times New Roman" w:cs="Times New Roman"/>
        </w:rPr>
        <w:t xml:space="preserve"> -</w:t>
      </w:r>
      <w:r w:rsidR="009437A6" w:rsidRPr="00775EB5">
        <w:rPr>
          <w:rFonts w:ascii="Times New Roman" w:hAnsi="Times New Roman" w:cs="Times New Roman"/>
        </w:rPr>
        <w:t xml:space="preserve"> which was set by Prolific based on the estimated study duration</w:t>
      </w:r>
      <w:r w:rsidR="00775EB5" w:rsidRPr="00775EB5">
        <w:rPr>
          <w:rFonts w:ascii="Times New Roman" w:hAnsi="Times New Roman" w:cs="Times New Roman"/>
        </w:rPr>
        <w:t xml:space="preserve"> – hence no data is available for them.</w:t>
      </w:r>
    </w:p>
    <w:p w14:paraId="016DA438" w14:textId="77777777" w:rsidR="004353B9" w:rsidRPr="00775EB5" w:rsidRDefault="004353B9" w:rsidP="00A16DFA">
      <w:pPr>
        <w:rPr>
          <w:rFonts w:ascii="Times" w:hAnsi="Times"/>
          <w:color w:val="222222"/>
          <w:shd w:val="clear" w:color="auto" w:fill="FFFFFF"/>
        </w:rPr>
      </w:pPr>
    </w:p>
    <w:p w14:paraId="5E1D749A" w14:textId="77777777" w:rsidR="00A16DFA" w:rsidRPr="00A16DFA" w:rsidRDefault="00A16DFA" w:rsidP="00A16DFA">
      <w:pPr>
        <w:rPr>
          <w:rFonts w:ascii="Times" w:eastAsia="Times New Roman" w:hAnsi="Times" w:cs="Arial"/>
          <w:color w:val="222222"/>
          <w:shd w:val="clear" w:color="auto" w:fill="FFFFFF"/>
        </w:rPr>
      </w:pPr>
    </w:p>
    <w:p w14:paraId="2B0F0EB7" w14:textId="0AAFFA5B"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Did all participants take part on laptops? Or was it possible on phones and tablets too It is mentioned that screen size was measured (Line 188) – how was screen size measured? Was a screen scaling method </w:t>
      </w:r>
      <w:proofErr w:type="gramStart"/>
      <w:r w:rsidRPr="00A16DFA">
        <w:rPr>
          <w:rFonts w:ascii="Times" w:eastAsia="Times New Roman" w:hAnsi="Times" w:cs="Arial"/>
          <w:color w:val="222222"/>
          <w:shd w:val="clear" w:color="auto" w:fill="FFFFFF"/>
        </w:rPr>
        <w:t>i.e.</w:t>
      </w:r>
      <w:proofErr w:type="gramEnd"/>
      <w:r w:rsidRPr="00A16DFA">
        <w:rPr>
          <w:rFonts w:ascii="Times" w:eastAsia="Times New Roman" w:hAnsi="Times" w:cs="Arial"/>
          <w:color w:val="222222"/>
          <w:shd w:val="clear" w:color="auto" w:fill="FFFFFF"/>
        </w:rPr>
        <w:t xml:space="preserve"> credit card scaling technique (Li et al 2020) included?</w:t>
      </w:r>
    </w:p>
    <w:p w14:paraId="1C24234B" w14:textId="316AAA7F" w:rsidR="008941BB" w:rsidRDefault="008941BB" w:rsidP="00A16DFA">
      <w:pPr>
        <w:rPr>
          <w:rFonts w:ascii="Times" w:eastAsia="Times New Roman" w:hAnsi="Times" w:cs="Arial"/>
          <w:color w:val="222222"/>
          <w:shd w:val="clear" w:color="auto" w:fill="FFFFFF"/>
        </w:rPr>
      </w:pPr>
    </w:p>
    <w:p w14:paraId="47654032" w14:textId="1445891A" w:rsidR="007E1B04" w:rsidRPr="008D7FAF" w:rsidRDefault="000B02CE" w:rsidP="008D7FAF">
      <w:pPr>
        <w:shd w:val="clear" w:color="auto" w:fill="E2EFD9" w:themeFill="accent6" w:themeFillTint="33"/>
        <w:rPr>
          <w:rFonts w:ascii="Times New Roman" w:hAnsi="Times New Roman" w:cs="Times New Roman"/>
        </w:rPr>
      </w:pPr>
      <w:r w:rsidRPr="008D7FAF">
        <w:rPr>
          <w:rFonts w:ascii="Times New Roman" w:hAnsi="Times New Roman" w:cs="Times New Roman"/>
        </w:rPr>
        <w:t xml:space="preserve">The administration of the task was restricted to </w:t>
      </w:r>
      <w:r w:rsidR="008D7FAF">
        <w:rPr>
          <w:rFonts w:ascii="Times New Roman" w:hAnsi="Times New Roman" w:cs="Times New Roman"/>
        </w:rPr>
        <w:t>computers</w:t>
      </w:r>
      <w:r w:rsidRPr="008D7FAF">
        <w:rPr>
          <w:rFonts w:ascii="Times New Roman" w:hAnsi="Times New Roman" w:cs="Times New Roman"/>
        </w:rPr>
        <w:t>.</w:t>
      </w:r>
      <w:r w:rsidR="007E1B04" w:rsidRPr="008D7FAF">
        <w:rPr>
          <w:rFonts w:ascii="Times New Roman" w:hAnsi="Times New Roman" w:cs="Times New Roman"/>
        </w:rPr>
        <w:t xml:space="preserve"> This requirement was </w:t>
      </w:r>
      <w:r w:rsidR="008D7FAF">
        <w:rPr>
          <w:rFonts w:ascii="Times New Roman" w:hAnsi="Times New Roman" w:cs="Times New Roman"/>
        </w:rPr>
        <w:t>set</w:t>
      </w:r>
      <w:r w:rsidR="007E1B04" w:rsidRPr="008D7FAF">
        <w:rPr>
          <w:rFonts w:ascii="Times New Roman" w:hAnsi="Times New Roman" w:cs="Times New Roman"/>
        </w:rPr>
        <w:t xml:space="preserve"> on Prolific</w:t>
      </w:r>
      <w:r w:rsidR="008D7FAF">
        <w:rPr>
          <w:rFonts w:ascii="Times New Roman" w:hAnsi="Times New Roman" w:cs="Times New Roman"/>
        </w:rPr>
        <w:t xml:space="preserve"> which then administers the experiment accordingly and prevents mobile phones &amp; tablets from participating</w:t>
      </w:r>
      <w:r w:rsidR="007E1B04" w:rsidRPr="008D7FAF">
        <w:rPr>
          <w:rFonts w:ascii="Times New Roman" w:hAnsi="Times New Roman" w:cs="Times New Roman"/>
        </w:rPr>
        <w:t>. Additionally, a</w:t>
      </w:r>
      <w:r w:rsidR="00F10F3E" w:rsidRPr="008D7FAF">
        <w:rPr>
          <w:rFonts w:ascii="Times New Roman" w:hAnsi="Times New Roman" w:cs="Times New Roman"/>
        </w:rPr>
        <w:t>s the progression of the trials</w:t>
      </w:r>
      <w:r w:rsidR="004757D3" w:rsidRPr="008D7FAF">
        <w:rPr>
          <w:rFonts w:ascii="Times New Roman" w:hAnsi="Times New Roman" w:cs="Times New Roman"/>
        </w:rPr>
        <w:t xml:space="preserve"> </w:t>
      </w:r>
      <w:r w:rsidR="007E1B04" w:rsidRPr="008D7FAF">
        <w:rPr>
          <w:rFonts w:ascii="Times New Roman" w:hAnsi="Times New Roman" w:cs="Times New Roman"/>
        </w:rPr>
        <w:t>were</w:t>
      </w:r>
      <w:r w:rsidR="00F10F3E" w:rsidRPr="008D7FAF">
        <w:rPr>
          <w:rFonts w:ascii="Times New Roman" w:hAnsi="Times New Roman" w:cs="Times New Roman"/>
        </w:rPr>
        <w:t xml:space="preserve"> dependent on responses via key press</w:t>
      </w:r>
      <w:r w:rsidR="004757D3" w:rsidRPr="008D7FAF">
        <w:rPr>
          <w:rFonts w:ascii="Times New Roman" w:hAnsi="Times New Roman" w:cs="Times New Roman"/>
        </w:rPr>
        <w:t>es not found on keypads</w:t>
      </w:r>
      <w:r w:rsidR="003D255F">
        <w:rPr>
          <w:rFonts w:ascii="Times New Roman" w:hAnsi="Times New Roman" w:cs="Times New Roman"/>
        </w:rPr>
        <w:t xml:space="preserve"> on mobile devices</w:t>
      </w:r>
      <w:r w:rsidR="004757D3" w:rsidRPr="008D7FAF">
        <w:rPr>
          <w:rFonts w:ascii="Times New Roman" w:hAnsi="Times New Roman" w:cs="Times New Roman"/>
        </w:rPr>
        <w:t xml:space="preserve"> (‘left’ and ‘right arrow’ keys)</w:t>
      </w:r>
      <w:r w:rsidR="00F10F3E" w:rsidRPr="008D7FAF">
        <w:rPr>
          <w:rFonts w:ascii="Times New Roman" w:hAnsi="Times New Roman" w:cs="Times New Roman"/>
        </w:rPr>
        <w:t>, participants who had accessed the experiment using their mobile phones</w:t>
      </w:r>
      <w:r w:rsidR="007E1B04" w:rsidRPr="008D7FAF">
        <w:rPr>
          <w:rFonts w:ascii="Times New Roman" w:hAnsi="Times New Roman" w:cs="Times New Roman"/>
        </w:rPr>
        <w:t xml:space="preserve"> </w:t>
      </w:r>
      <w:r w:rsidR="003D255F">
        <w:rPr>
          <w:rFonts w:ascii="Times New Roman" w:hAnsi="Times New Roman" w:cs="Times New Roman"/>
        </w:rPr>
        <w:t xml:space="preserve">and tablets </w:t>
      </w:r>
      <w:r w:rsidR="00F10F3E" w:rsidRPr="008D7FAF">
        <w:rPr>
          <w:rFonts w:ascii="Times New Roman" w:hAnsi="Times New Roman" w:cs="Times New Roman"/>
        </w:rPr>
        <w:t>would not have been able to complete the task.</w:t>
      </w:r>
    </w:p>
    <w:p w14:paraId="05293113" w14:textId="77777777" w:rsidR="007E1B04" w:rsidRPr="008D7FAF" w:rsidRDefault="007E1B04" w:rsidP="008D7FAF">
      <w:pPr>
        <w:shd w:val="clear" w:color="auto" w:fill="E2EFD9" w:themeFill="accent6" w:themeFillTint="33"/>
        <w:rPr>
          <w:rFonts w:ascii="Times New Roman" w:hAnsi="Times New Roman" w:cs="Times New Roman"/>
        </w:rPr>
      </w:pPr>
    </w:p>
    <w:p w14:paraId="4F10A9F4" w14:textId="68DDBB79" w:rsidR="008D7FAF" w:rsidRDefault="007E1B04" w:rsidP="008D7FAF">
      <w:pPr>
        <w:shd w:val="clear" w:color="auto" w:fill="E2EFD9" w:themeFill="accent6" w:themeFillTint="33"/>
        <w:rPr>
          <w:rFonts w:ascii="Times New Roman" w:hAnsi="Times New Roman" w:cs="Times New Roman"/>
        </w:rPr>
      </w:pPr>
      <w:r w:rsidRPr="008D7FAF">
        <w:rPr>
          <w:rFonts w:ascii="Times New Roman" w:hAnsi="Times New Roman" w:cs="Times New Roman"/>
        </w:rPr>
        <w:t>S</w:t>
      </w:r>
      <w:r w:rsidR="000B02CE" w:rsidRPr="008D7FAF">
        <w:rPr>
          <w:rFonts w:ascii="Times New Roman" w:hAnsi="Times New Roman" w:cs="Times New Roman"/>
        </w:rPr>
        <w:t xml:space="preserve">creen size of </w:t>
      </w:r>
      <w:r w:rsidRPr="008D7FAF">
        <w:rPr>
          <w:rFonts w:ascii="Times New Roman" w:hAnsi="Times New Roman" w:cs="Times New Roman"/>
        </w:rPr>
        <w:t xml:space="preserve">devices was measured via a </w:t>
      </w:r>
      <w:r w:rsidR="000B02CE" w:rsidRPr="008D7FAF">
        <w:rPr>
          <w:rFonts w:ascii="Times New Roman" w:hAnsi="Times New Roman" w:cs="Times New Roman"/>
        </w:rPr>
        <w:t xml:space="preserve">built-in “browser-check” function by </w:t>
      </w:r>
      <w:proofErr w:type="spellStart"/>
      <w:r w:rsidR="000B02CE" w:rsidRPr="008D7FAF">
        <w:rPr>
          <w:rFonts w:ascii="Times New Roman" w:hAnsi="Times New Roman" w:cs="Times New Roman"/>
        </w:rPr>
        <w:t>jsPsych</w:t>
      </w:r>
      <w:proofErr w:type="spellEnd"/>
      <w:r w:rsidR="00F10F3E" w:rsidRPr="008D7FAF">
        <w:rPr>
          <w:rFonts w:ascii="Times New Roman" w:hAnsi="Times New Roman" w:cs="Times New Roman"/>
        </w:rPr>
        <w:t>,</w:t>
      </w:r>
      <w:r w:rsidR="000B02CE" w:rsidRPr="008D7FAF">
        <w:rPr>
          <w:rFonts w:ascii="Times New Roman" w:hAnsi="Times New Roman" w:cs="Times New Roman"/>
        </w:rPr>
        <w:t xml:space="preserve"> which records the </w:t>
      </w:r>
      <w:r w:rsidR="00F10F3E" w:rsidRPr="008D7FAF">
        <w:rPr>
          <w:rFonts w:ascii="Times New Roman" w:hAnsi="Times New Roman" w:cs="Times New Roman"/>
        </w:rPr>
        <w:t>height and width of the browser window in pixels.</w:t>
      </w:r>
      <w:r w:rsidR="004757D3" w:rsidRPr="008D7FAF">
        <w:rPr>
          <w:rFonts w:ascii="Times New Roman" w:hAnsi="Times New Roman" w:cs="Times New Roman"/>
        </w:rPr>
        <w:t xml:space="preserve"> </w:t>
      </w:r>
      <w:r w:rsidR="008D7FAF">
        <w:rPr>
          <w:rFonts w:ascii="Times New Roman" w:hAnsi="Times New Roman" w:cs="Times New Roman"/>
        </w:rPr>
        <w:t>It is important to note that this is a proxy of the true screen size, as the relationship between the screen size and the number of pixels is dependent on the screen resolution. For instance, for a similar number of pixel</w:t>
      </w:r>
      <w:r w:rsidR="003D255F">
        <w:rPr>
          <w:rFonts w:ascii="Times New Roman" w:hAnsi="Times New Roman" w:cs="Times New Roman"/>
        </w:rPr>
        <w:t>s</w:t>
      </w:r>
      <w:r w:rsidR="008D7FAF">
        <w:rPr>
          <w:rFonts w:ascii="Times New Roman" w:hAnsi="Times New Roman" w:cs="Times New Roman"/>
        </w:rPr>
        <w:t>, a 4k screen would be smaller than a 1080 dpi one. We have clarified this information in the manuscript (lines XXX):</w:t>
      </w:r>
    </w:p>
    <w:p w14:paraId="27C8BE53" w14:textId="5B3A3444" w:rsidR="008D7FAF" w:rsidRDefault="008D7FAF" w:rsidP="008D7FAF">
      <w:pPr>
        <w:shd w:val="clear" w:color="auto" w:fill="E2EFD9" w:themeFill="accent6" w:themeFillTint="33"/>
        <w:rPr>
          <w:rFonts w:ascii="Times New Roman" w:hAnsi="Times New Roman" w:cs="Times New Roman"/>
        </w:rPr>
      </w:pPr>
    </w:p>
    <w:p w14:paraId="4C577472" w14:textId="64EBE95B" w:rsidR="008D7FAF" w:rsidRPr="003D255F" w:rsidRDefault="003D255F" w:rsidP="008D7FAF">
      <w:pPr>
        <w:shd w:val="clear" w:color="auto" w:fill="E2EFD9" w:themeFill="accent6" w:themeFillTint="33"/>
        <w:rPr>
          <w:rFonts w:ascii="Times New Roman" w:hAnsi="Times New Roman" w:cs="Times New Roman"/>
          <w:i/>
          <w:iCs/>
        </w:rPr>
      </w:pPr>
      <w:r w:rsidRPr="003D255F">
        <w:rPr>
          <w:rFonts w:ascii="Times New Roman" w:hAnsi="Times New Roman" w:cs="Times New Roman"/>
          <w:i/>
          <w:iCs/>
        </w:rPr>
        <w:t>It should be noted that the</w:t>
      </w:r>
      <w:ins w:id="10" w:author="Dominique Makowski (Dr)" w:date="2022-12-30T17:26:00Z">
        <w:r w:rsidR="003616A5">
          <w:rPr>
            <w:rFonts w:ascii="Times New Roman" w:hAnsi="Times New Roman" w:cs="Times New Roman"/>
            <w:i/>
            <w:iCs/>
          </w:rPr>
          <w:t xml:space="preserve"> measure of</w:t>
        </w:r>
      </w:ins>
      <w:r w:rsidRPr="003D255F">
        <w:rPr>
          <w:rFonts w:ascii="Times New Roman" w:hAnsi="Times New Roman" w:cs="Times New Roman"/>
          <w:i/>
          <w:iCs/>
        </w:rPr>
        <w:t xml:space="preserve"> screen size </w:t>
      </w:r>
      <w:ins w:id="11" w:author="Dominique Makowski (Dr)" w:date="2022-12-30T17:26:00Z">
        <w:r w:rsidR="003616A5">
          <w:rPr>
            <w:rFonts w:ascii="Times New Roman" w:hAnsi="Times New Roman" w:cs="Times New Roman"/>
            <w:i/>
            <w:iCs/>
          </w:rPr>
          <w:t>used</w:t>
        </w:r>
      </w:ins>
      <w:ins w:id="12" w:author="Dominique Makowski (Dr)" w:date="2022-12-30T17:27:00Z">
        <w:r w:rsidR="003616A5">
          <w:rPr>
            <w:rFonts w:ascii="Times New Roman" w:hAnsi="Times New Roman" w:cs="Times New Roman"/>
            <w:i/>
            <w:iCs/>
          </w:rPr>
          <w:t xml:space="preserve"> (</w:t>
        </w:r>
        <w:r w:rsidR="003616A5" w:rsidRPr="003D255F">
          <w:rPr>
            <w:rFonts w:ascii="Times New Roman" w:hAnsi="Times New Roman" w:cs="Times New Roman"/>
            <w:i/>
            <w:iCs/>
          </w:rPr>
          <w:t>measured using the number of pixels</w:t>
        </w:r>
        <w:r w:rsidR="003616A5">
          <w:rPr>
            <w:rFonts w:ascii="Times New Roman" w:hAnsi="Times New Roman" w:cs="Times New Roman"/>
            <w:i/>
            <w:iCs/>
          </w:rPr>
          <w:t>)</w:t>
        </w:r>
      </w:ins>
      <w:ins w:id="13" w:author="Dominique Makowski (Dr)" w:date="2022-12-30T17:26:00Z">
        <w:r w:rsidR="003616A5">
          <w:rPr>
            <w:rFonts w:ascii="Times New Roman" w:hAnsi="Times New Roman" w:cs="Times New Roman"/>
            <w:i/>
            <w:iCs/>
          </w:rPr>
          <w:t xml:space="preserve"> </w:t>
        </w:r>
      </w:ins>
      <w:r w:rsidRPr="003D255F">
        <w:rPr>
          <w:rFonts w:ascii="Times New Roman" w:hAnsi="Times New Roman" w:cs="Times New Roman"/>
          <w:i/>
          <w:iCs/>
        </w:rPr>
        <w:t>is</w:t>
      </w:r>
      <w:ins w:id="14" w:author="Dominique Makowski (Dr)" w:date="2022-12-30T17:27:00Z">
        <w:r w:rsidR="003616A5">
          <w:rPr>
            <w:rFonts w:ascii="Times New Roman" w:hAnsi="Times New Roman" w:cs="Times New Roman"/>
            <w:i/>
            <w:iCs/>
          </w:rPr>
          <w:t xml:space="preserve"> only</w:t>
        </w:r>
      </w:ins>
      <w:r w:rsidRPr="003D255F">
        <w:rPr>
          <w:rFonts w:ascii="Times New Roman" w:hAnsi="Times New Roman" w:cs="Times New Roman"/>
          <w:i/>
          <w:iCs/>
        </w:rPr>
        <w:t xml:space="preserve"> a proxy of the true </w:t>
      </w:r>
      <w:ins w:id="15" w:author="Dominique Makowski (Dr)" w:date="2022-12-30T17:27:00Z">
        <w:r w:rsidR="003616A5">
          <w:rPr>
            <w:rFonts w:ascii="Times New Roman" w:hAnsi="Times New Roman" w:cs="Times New Roman"/>
            <w:i/>
            <w:iCs/>
          </w:rPr>
          <w:t xml:space="preserve">physical </w:t>
        </w:r>
      </w:ins>
      <w:r w:rsidRPr="003D255F">
        <w:rPr>
          <w:rFonts w:ascii="Times New Roman" w:hAnsi="Times New Roman" w:cs="Times New Roman"/>
          <w:i/>
          <w:iCs/>
        </w:rPr>
        <w:t>screen size</w:t>
      </w:r>
      <w:del w:id="16" w:author="Dominique Makowski (Dr)" w:date="2022-12-30T17:27:00Z">
        <w:r w:rsidRPr="003D255F" w:rsidDel="003616A5">
          <w:rPr>
            <w:rFonts w:ascii="Times New Roman" w:hAnsi="Times New Roman" w:cs="Times New Roman"/>
            <w:i/>
            <w:iCs/>
          </w:rPr>
          <w:delText>, measured using the number of pixels</w:delText>
        </w:r>
      </w:del>
      <w:r w:rsidRPr="003D255F">
        <w:rPr>
          <w:rFonts w:ascii="Times New Roman" w:hAnsi="Times New Roman" w:cs="Times New Roman"/>
          <w:i/>
          <w:iCs/>
        </w:rPr>
        <w:t>.</w:t>
      </w:r>
    </w:p>
    <w:p w14:paraId="6220E856" w14:textId="77777777" w:rsidR="003D255F" w:rsidRDefault="003D255F" w:rsidP="008D7FAF">
      <w:pPr>
        <w:shd w:val="clear" w:color="auto" w:fill="E2EFD9" w:themeFill="accent6" w:themeFillTint="33"/>
        <w:rPr>
          <w:rFonts w:ascii="Times New Roman" w:hAnsi="Times New Roman" w:cs="Times New Roman"/>
        </w:rPr>
      </w:pPr>
    </w:p>
    <w:p w14:paraId="641B9118" w14:textId="4B0198AE" w:rsidR="008941BB" w:rsidRPr="008D7FAF" w:rsidRDefault="008D7FAF" w:rsidP="001A0BBA">
      <w:pPr>
        <w:shd w:val="clear" w:color="auto" w:fill="E2EFD9" w:themeFill="accent6" w:themeFillTint="33"/>
        <w:rPr>
          <w:rFonts w:ascii="Times New Roman" w:hAnsi="Times New Roman" w:cs="Times New Roman"/>
        </w:rPr>
      </w:pPr>
      <w:r>
        <w:rPr>
          <w:rFonts w:ascii="Times New Roman" w:hAnsi="Times New Roman" w:cs="Times New Roman"/>
        </w:rPr>
        <w:t xml:space="preserve">Unfortunately, the information pertaining to the screen resolution or hardware is not available (we tried, but it </w:t>
      </w:r>
      <w:r w:rsidR="001A0BBA">
        <w:rPr>
          <w:rFonts w:ascii="Times New Roman" w:hAnsi="Times New Roman" w:cs="Times New Roman"/>
        </w:rPr>
        <w:t>seems</w:t>
      </w:r>
      <w:r>
        <w:rPr>
          <w:rFonts w:ascii="Times New Roman" w:hAnsi="Times New Roman" w:cs="Times New Roman"/>
        </w:rPr>
        <w:t xml:space="preserve"> not easy</w:t>
      </w:r>
      <w:r w:rsidR="001A0BBA">
        <w:rPr>
          <w:rFonts w:ascii="Times New Roman" w:hAnsi="Times New Roman" w:cs="Times New Roman"/>
        </w:rPr>
        <w:t xml:space="preserve"> at all</w:t>
      </w:r>
      <w:r>
        <w:rPr>
          <w:rFonts w:ascii="Times New Roman" w:hAnsi="Times New Roman" w:cs="Times New Roman"/>
        </w:rPr>
        <w:t xml:space="preserve"> to access this type of system info from a browser). </w:t>
      </w:r>
      <w:proofErr w:type="gramStart"/>
      <w:r w:rsidR="001A0BBA">
        <w:rPr>
          <w:rFonts w:ascii="Times New Roman" w:hAnsi="Times New Roman" w:cs="Times New Roman"/>
        </w:rPr>
        <w:t>That being said, we</w:t>
      </w:r>
      <w:proofErr w:type="gramEnd"/>
      <w:r w:rsidR="001A0BBA">
        <w:rPr>
          <w:rFonts w:ascii="Times New Roman" w:hAnsi="Times New Roman" w:cs="Times New Roman"/>
        </w:rPr>
        <w:t xml:space="preserve"> still believe that there is an overall correlation between number of pixels and screen size (especially as the screen resolution is mostly the same on laptops), which warrants its analysis, but future studies should investigate the effect of the setup more thoroughly (ideally, experimentally). </w:t>
      </w:r>
    </w:p>
    <w:p w14:paraId="7BB442FE" w14:textId="77777777" w:rsidR="00A16DFA" w:rsidRPr="00A16DFA" w:rsidRDefault="00A16DFA" w:rsidP="00A16DFA">
      <w:pPr>
        <w:rPr>
          <w:rFonts w:ascii="Times" w:eastAsia="Times New Roman" w:hAnsi="Times" w:cs="Arial"/>
          <w:color w:val="222222"/>
          <w:shd w:val="clear" w:color="auto" w:fill="FFFFFF"/>
        </w:rPr>
      </w:pPr>
    </w:p>
    <w:p w14:paraId="4D7AF32C" w14:textId="165AAE24"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Figure 1 – It could be clearer what is meant by “direction” in these figures. I would suggest adding that to the description where task difficulty and strength are defined (top panel of figure 1 paragraph 2</w:t>
      </w:r>
      <w:proofErr w:type="gramStart"/>
      <w:r w:rsidRPr="00A16DFA">
        <w:rPr>
          <w:rFonts w:ascii="Times" w:eastAsia="Times New Roman" w:hAnsi="Times" w:cs="Arial"/>
          <w:color w:val="222222"/>
          <w:shd w:val="clear" w:color="auto" w:fill="FFFFFF"/>
        </w:rPr>
        <w:t>) .</w:t>
      </w:r>
      <w:proofErr w:type="gramEnd"/>
      <w:r w:rsidRPr="00A16DFA">
        <w:rPr>
          <w:rFonts w:ascii="Times" w:eastAsia="Times New Roman" w:hAnsi="Times" w:cs="Arial"/>
          <w:color w:val="222222"/>
          <w:shd w:val="clear" w:color="auto" w:fill="FFFFFF"/>
        </w:rPr>
        <w:t xml:space="preserve"> Perhaps placing boxes around the stimuli would also make it clearer which stimuli are paired together.</w:t>
      </w:r>
    </w:p>
    <w:p w14:paraId="2FD75DC4" w14:textId="7434F500" w:rsidR="008941BB" w:rsidRDefault="008941BB" w:rsidP="00A16DFA">
      <w:pPr>
        <w:rPr>
          <w:rFonts w:ascii="Times" w:eastAsia="Times New Roman" w:hAnsi="Times" w:cs="Arial"/>
          <w:color w:val="222222"/>
          <w:shd w:val="clear" w:color="auto" w:fill="FFFFFF"/>
        </w:rPr>
      </w:pPr>
    </w:p>
    <w:p w14:paraId="71AD0615" w14:textId="77777777" w:rsidR="00775EB5" w:rsidRDefault="00775EB5" w:rsidP="00775EB5">
      <w:pPr>
        <w:rPr>
          <w:rFonts w:ascii="Times" w:eastAsia="Times New Roman" w:hAnsi="Times" w:cs="Arial"/>
          <w:color w:val="222222"/>
          <w:shd w:val="clear" w:color="auto" w:fill="E2EFD9" w:themeFill="accent6" w:themeFillTint="33"/>
        </w:rPr>
      </w:pPr>
      <w:r w:rsidRPr="00AB3DBD">
        <w:rPr>
          <w:rFonts w:ascii="Times" w:eastAsia="Times New Roman" w:hAnsi="Times" w:cs="Arial"/>
          <w:color w:val="222222"/>
          <w:shd w:val="clear" w:color="auto" w:fill="E2EFD9" w:themeFill="accent6" w:themeFillTint="33"/>
        </w:rPr>
        <w:t>We have re-designed Figure 1 to mention in illusion direction in the first paragraph and reorganize the groupings for more clarity.</w:t>
      </w:r>
    </w:p>
    <w:p w14:paraId="15CF3856" w14:textId="77777777" w:rsidR="00775EB5" w:rsidRPr="00A16DFA" w:rsidRDefault="00775EB5" w:rsidP="00775EB5">
      <w:pPr>
        <w:rPr>
          <w:rFonts w:ascii="Times" w:eastAsia="Times New Roman" w:hAnsi="Times" w:cs="Arial"/>
          <w:color w:val="222222"/>
          <w:shd w:val="clear" w:color="auto" w:fill="FFFFFF"/>
        </w:rPr>
      </w:pPr>
      <w:r w:rsidRPr="00AB3DBD">
        <w:rPr>
          <w:rFonts w:ascii="Times" w:eastAsia="Times New Roman" w:hAnsi="Times" w:cs="Arial"/>
          <w:noProof/>
          <w:color w:val="222222"/>
          <w:shd w:val="clear" w:color="auto" w:fill="FFFFFF"/>
        </w:rPr>
        <w:lastRenderedPageBreak/>
        <w:drawing>
          <wp:inline distT="0" distB="0" distL="0" distR="0" wp14:anchorId="49B0F383" wp14:editId="247AD23E">
            <wp:extent cx="5731510" cy="3020695"/>
            <wp:effectExtent l="0" t="0" r="2540" b="825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2"/>
                    <a:stretch>
                      <a:fillRect/>
                    </a:stretch>
                  </pic:blipFill>
                  <pic:spPr>
                    <a:xfrm>
                      <a:off x="0" y="0"/>
                      <a:ext cx="5731510" cy="3020695"/>
                    </a:xfrm>
                    <a:prstGeom prst="rect">
                      <a:avLst/>
                    </a:prstGeom>
                  </pic:spPr>
                </pic:pic>
              </a:graphicData>
            </a:graphic>
          </wp:inline>
        </w:drawing>
      </w:r>
    </w:p>
    <w:p w14:paraId="00CFC437" w14:textId="77777777" w:rsidR="00A16DFA" w:rsidRPr="00A16DFA" w:rsidRDefault="00A16DFA" w:rsidP="00A16DFA">
      <w:pPr>
        <w:rPr>
          <w:rFonts w:ascii="Times" w:eastAsia="Times New Roman" w:hAnsi="Times" w:cs="Arial"/>
          <w:color w:val="222222"/>
          <w:shd w:val="clear" w:color="auto" w:fill="FFFFFF"/>
        </w:rPr>
      </w:pPr>
    </w:p>
    <w:p w14:paraId="3DA734AB"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Line 150 “The task was implemented using </w:t>
      </w:r>
      <w:proofErr w:type="spellStart"/>
      <w:r w:rsidRPr="00A16DFA">
        <w:rPr>
          <w:rFonts w:ascii="Times" w:eastAsia="Times New Roman" w:hAnsi="Times" w:cs="Arial"/>
          <w:color w:val="222222"/>
          <w:shd w:val="clear" w:color="auto" w:fill="FFFFFF"/>
        </w:rPr>
        <w:t>jsPsych</w:t>
      </w:r>
      <w:proofErr w:type="spellEnd"/>
      <w:r w:rsidRPr="00A16DFA">
        <w:rPr>
          <w:rFonts w:ascii="Times" w:eastAsia="Times New Roman" w:hAnsi="Times" w:cs="Arial"/>
          <w:color w:val="222222"/>
          <w:shd w:val="clear" w:color="auto" w:fill="FFFFFF"/>
        </w:rPr>
        <w:t>” please can the authors also share how the study was hosted.</w:t>
      </w:r>
    </w:p>
    <w:p w14:paraId="529C50EC" w14:textId="18E32756" w:rsidR="00A16DFA" w:rsidRDefault="00A16DFA" w:rsidP="00A16DFA">
      <w:pPr>
        <w:rPr>
          <w:rFonts w:ascii="Times" w:eastAsia="Times New Roman" w:hAnsi="Times" w:cs="Arial"/>
          <w:color w:val="222222"/>
          <w:shd w:val="clear" w:color="auto" w:fill="FFFFFF"/>
        </w:rPr>
      </w:pPr>
    </w:p>
    <w:p w14:paraId="5D68DAF8" w14:textId="36C37C2B" w:rsidR="008027CD" w:rsidRPr="004240FB" w:rsidRDefault="00C266F1" w:rsidP="004240FB">
      <w:pPr>
        <w:shd w:val="clear" w:color="auto" w:fill="E2EFD9" w:themeFill="accent6" w:themeFillTint="33"/>
        <w:rPr>
          <w:rFonts w:ascii="Times New Roman" w:hAnsi="Times New Roman" w:cs="Times New Roman"/>
        </w:rPr>
      </w:pPr>
      <w:r w:rsidRPr="004240FB">
        <w:rPr>
          <w:rFonts w:ascii="Times New Roman" w:hAnsi="Times New Roman" w:cs="Times New Roman"/>
        </w:rPr>
        <w:t>This has been addressed in the Procedure section (lines XXX):</w:t>
      </w:r>
    </w:p>
    <w:p w14:paraId="047F42C9" w14:textId="2131BF3C" w:rsidR="00C266F1" w:rsidRPr="004240FB" w:rsidRDefault="00C266F1" w:rsidP="004240FB">
      <w:pPr>
        <w:shd w:val="clear" w:color="auto" w:fill="E2EFD9" w:themeFill="accent6" w:themeFillTint="33"/>
        <w:rPr>
          <w:rFonts w:ascii="Times New Roman" w:hAnsi="Times New Roman" w:cs="Times New Roman"/>
        </w:rPr>
      </w:pPr>
    </w:p>
    <w:p w14:paraId="0C822CB4" w14:textId="5516BB50" w:rsidR="00C266F1" w:rsidRPr="004240FB" w:rsidRDefault="00C266F1" w:rsidP="004240FB">
      <w:pPr>
        <w:shd w:val="clear" w:color="auto" w:fill="E2EFD9" w:themeFill="accent6" w:themeFillTint="33"/>
        <w:rPr>
          <w:rFonts w:ascii="Times New Roman" w:hAnsi="Times New Roman" w:cs="Times New Roman"/>
          <w:i/>
          <w:iCs/>
        </w:rPr>
      </w:pPr>
      <w:r w:rsidRPr="004240FB">
        <w:rPr>
          <w:rFonts w:ascii="Times New Roman" w:hAnsi="Times New Roman" w:cs="Times New Roman"/>
          <w:i/>
          <w:iCs/>
        </w:rPr>
        <w:t xml:space="preserve">The task was implemented using </w:t>
      </w:r>
      <w:proofErr w:type="spellStart"/>
      <w:r w:rsidRPr="004240FB">
        <w:rPr>
          <w:rFonts w:ascii="Times New Roman" w:hAnsi="Times New Roman" w:cs="Times New Roman"/>
          <w:i/>
          <w:iCs/>
        </w:rPr>
        <w:t>jsPsych</w:t>
      </w:r>
      <w:proofErr w:type="spellEnd"/>
      <w:r w:rsidRPr="004240FB">
        <w:rPr>
          <w:rFonts w:ascii="Times New Roman" w:hAnsi="Times New Roman" w:cs="Times New Roman"/>
          <w:i/>
          <w:iCs/>
        </w:rPr>
        <w:t xml:space="preserve"> (De Leeuw, 2015) and hosted on </w:t>
      </w:r>
      <w:proofErr w:type="spellStart"/>
      <w:r w:rsidRPr="004240FB">
        <w:rPr>
          <w:rFonts w:ascii="Times New Roman" w:hAnsi="Times New Roman" w:cs="Times New Roman"/>
          <w:i/>
          <w:iCs/>
        </w:rPr>
        <w:t>Pavlovia</w:t>
      </w:r>
      <w:proofErr w:type="spellEnd"/>
      <w:r w:rsidRPr="004240FB">
        <w:rPr>
          <w:rFonts w:ascii="Times New Roman" w:hAnsi="Times New Roman" w:cs="Times New Roman"/>
          <w:i/>
          <w:iCs/>
        </w:rPr>
        <w:t xml:space="preserve"> (https://pavlovia.org/).</w:t>
      </w:r>
    </w:p>
    <w:p w14:paraId="6085BC37" w14:textId="77777777" w:rsidR="00C266F1" w:rsidRPr="00A16DFA" w:rsidRDefault="00C266F1" w:rsidP="00A16DFA">
      <w:pPr>
        <w:rPr>
          <w:rFonts w:ascii="Times" w:eastAsia="Times New Roman" w:hAnsi="Times" w:cs="Arial"/>
          <w:color w:val="222222"/>
          <w:shd w:val="clear" w:color="auto" w:fill="FFFFFF"/>
        </w:rPr>
      </w:pPr>
    </w:p>
    <w:p w14:paraId="51D95A01" w14:textId="7A5021A9"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Line 156 “about £7.50” – please clarify what “about” means – was payment different for different participants?</w:t>
      </w:r>
    </w:p>
    <w:p w14:paraId="6F283984" w14:textId="77777777" w:rsidR="00BD15C6" w:rsidRPr="00A16DFA" w:rsidRDefault="00BD15C6" w:rsidP="00A16DFA">
      <w:pPr>
        <w:rPr>
          <w:rFonts w:ascii="Times" w:eastAsia="Times New Roman" w:hAnsi="Times" w:cs="Arial"/>
          <w:color w:val="222222"/>
          <w:shd w:val="clear" w:color="auto" w:fill="FFFFFF"/>
        </w:rPr>
      </w:pPr>
    </w:p>
    <w:p w14:paraId="68158359" w14:textId="24B5502B" w:rsidR="00D122EE" w:rsidRPr="00BD15C6" w:rsidRDefault="005C4A48" w:rsidP="00BD15C6">
      <w:pPr>
        <w:shd w:val="clear" w:color="auto" w:fill="E2EFD9" w:themeFill="accent6" w:themeFillTint="33"/>
        <w:rPr>
          <w:rFonts w:ascii="Times New Roman" w:hAnsi="Times New Roman" w:cs="Times New Roman"/>
        </w:rPr>
      </w:pPr>
      <w:r w:rsidRPr="00BD15C6">
        <w:rPr>
          <w:rFonts w:ascii="Times New Roman" w:hAnsi="Times New Roman" w:cs="Times New Roman"/>
        </w:rPr>
        <w:t>The</w:t>
      </w:r>
      <w:r w:rsidR="003D255F" w:rsidRPr="00BD15C6">
        <w:rPr>
          <w:rFonts w:ascii="Times New Roman" w:hAnsi="Times New Roman" w:cs="Times New Roman"/>
        </w:rPr>
        <w:t xml:space="preserve"> </w:t>
      </w:r>
      <w:r w:rsidRPr="00BD15C6">
        <w:rPr>
          <w:rFonts w:ascii="Times New Roman" w:hAnsi="Times New Roman" w:cs="Times New Roman"/>
        </w:rPr>
        <w:t xml:space="preserve">payment </w:t>
      </w:r>
      <w:r w:rsidR="003D255F" w:rsidRPr="00BD15C6">
        <w:rPr>
          <w:rFonts w:ascii="Times New Roman" w:hAnsi="Times New Roman" w:cs="Times New Roman"/>
        </w:rPr>
        <w:t>rate</w:t>
      </w:r>
      <w:r w:rsidRPr="00BD15C6">
        <w:rPr>
          <w:rFonts w:ascii="Times New Roman" w:hAnsi="Times New Roman" w:cs="Times New Roman"/>
        </w:rPr>
        <w:t xml:space="preserve"> (per hour)</w:t>
      </w:r>
      <w:r w:rsidR="003D255F" w:rsidRPr="00BD15C6">
        <w:rPr>
          <w:rFonts w:ascii="Times New Roman" w:hAnsi="Times New Roman" w:cs="Times New Roman"/>
        </w:rPr>
        <w:t xml:space="preserve"> </w:t>
      </w:r>
      <w:r w:rsidRPr="00BD15C6">
        <w:rPr>
          <w:rFonts w:ascii="Times New Roman" w:hAnsi="Times New Roman" w:cs="Times New Roman"/>
        </w:rPr>
        <w:t xml:space="preserve">was fixed </w:t>
      </w:r>
      <w:r w:rsidR="003D255F" w:rsidRPr="00BD15C6">
        <w:rPr>
          <w:rFonts w:ascii="Times New Roman" w:hAnsi="Times New Roman" w:cs="Times New Roman"/>
        </w:rPr>
        <w:t>on Prolific</w:t>
      </w:r>
      <w:r w:rsidRPr="00BD15C6">
        <w:rPr>
          <w:rFonts w:ascii="Times New Roman" w:hAnsi="Times New Roman" w:cs="Times New Roman"/>
        </w:rPr>
        <w:t>, which then paid participants based on the median time taken to complete the experiment. As participant slots were opened in batches (</w:t>
      </w:r>
      <w:r w:rsidR="0079355D">
        <w:rPr>
          <w:rFonts w:ascii="Times New Roman" w:hAnsi="Times New Roman" w:cs="Times New Roman"/>
        </w:rPr>
        <w:t xml:space="preserve">to prevent overloading </w:t>
      </w:r>
      <w:proofErr w:type="spellStart"/>
      <w:r w:rsidR="0079355D">
        <w:rPr>
          <w:rFonts w:ascii="Times New Roman" w:hAnsi="Times New Roman" w:cs="Times New Roman"/>
        </w:rPr>
        <w:t>Pavlovia’s</w:t>
      </w:r>
      <w:proofErr w:type="spellEnd"/>
      <w:r w:rsidR="0079355D">
        <w:rPr>
          <w:rFonts w:ascii="Times New Roman" w:hAnsi="Times New Roman" w:cs="Times New Roman"/>
        </w:rPr>
        <w:t xml:space="preserve"> severs and facilitate quality control</w:t>
      </w:r>
      <w:r w:rsidRPr="00BD15C6">
        <w:rPr>
          <w:rFonts w:ascii="Times New Roman" w:hAnsi="Times New Roman" w:cs="Times New Roman"/>
        </w:rPr>
        <w:t xml:space="preserve">), there </w:t>
      </w:r>
      <w:r w:rsidR="002350CA">
        <w:rPr>
          <w:rFonts w:ascii="Times New Roman" w:hAnsi="Times New Roman" w:cs="Times New Roman"/>
        </w:rPr>
        <w:t xml:space="preserve">are minor </w:t>
      </w:r>
      <w:r w:rsidRPr="00BD15C6">
        <w:rPr>
          <w:rFonts w:ascii="Times New Roman" w:hAnsi="Times New Roman" w:cs="Times New Roman"/>
        </w:rPr>
        <w:t>fluctuations</w:t>
      </w:r>
      <w:r w:rsidR="007944C6">
        <w:rPr>
          <w:rFonts w:ascii="Times New Roman" w:hAnsi="Times New Roman" w:cs="Times New Roman"/>
        </w:rPr>
        <w:t xml:space="preserve"> (of a few </w:t>
      </w:r>
      <w:r w:rsidR="00135134">
        <w:rPr>
          <w:rFonts w:ascii="Times New Roman" w:hAnsi="Times New Roman" w:cs="Times New Roman"/>
        </w:rPr>
        <w:t>pennies</w:t>
      </w:r>
      <w:r w:rsidR="007944C6">
        <w:rPr>
          <w:rFonts w:ascii="Times New Roman" w:hAnsi="Times New Roman" w:cs="Times New Roman"/>
        </w:rPr>
        <w:t>)</w:t>
      </w:r>
      <w:r w:rsidRPr="00BD15C6">
        <w:rPr>
          <w:rFonts w:ascii="Times New Roman" w:hAnsi="Times New Roman" w:cs="Times New Roman"/>
        </w:rPr>
        <w:t xml:space="preserve"> in the payment for each batch of participants caused by </w:t>
      </w:r>
      <w:r w:rsidR="00D122EE" w:rsidRPr="00BD15C6">
        <w:rPr>
          <w:rFonts w:ascii="Times New Roman" w:hAnsi="Times New Roman" w:cs="Times New Roman"/>
        </w:rPr>
        <w:t xml:space="preserve">the </w:t>
      </w:r>
      <w:r w:rsidR="006D5517">
        <w:rPr>
          <w:rFonts w:ascii="Times New Roman" w:hAnsi="Times New Roman" w:cs="Times New Roman"/>
        </w:rPr>
        <w:t>variability of the</w:t>
      </w:r>
      <w:r w:rsidR="00D122EE" w:rsidRPr="00BD15C6">
        <w:rPr>
          <w:rFonts w:ascii="Times New Roman" w:hAnsi="Times New Roman" w:cs="Times New Roman"/>
        </w:rPr>
        <w:t xml:space="preserve"> median time</w:t>
      </w:r>
      <w:r w:rsidRPr="00BD15C6">
        <w:rPr>
          <w:rFonts w:ascii="Times New Roman" w:hAnsi="Times New Roman" w:cs="Times New Roman"/>
        </w:rPr>
        <w:t xml:space="preserve">. As such, we reported the average amount each participant was paid. </w:t>
      </w:r>
    </w:p>
    <w:p w14:paraId="46DE3F89" w14:textId="77777777" w:rsidR="00D122EE" w:rsidRDefault="00D122EE" w:rsidP="00A16DFA">
      <w:pPr>
        <w:rPr>
          <w:rFonts w:ascii="Times" w:eastAsia="Times New Roman" w:hAnsi="Times" w:cs="Arial"/>
          <w:color w:val="222222"/>
          <w:shd w:val="clear" w:color="auto" w:fill="FF0000"/>
        </w:rPr>
      </w:pPr>
    </w:p>
    <w:p w14:paraId="409C0765" w14:textId="0503AFB8"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Line 160 “implausibly fast” please define.</w:t>
      </w:r>
    </w:p>
    <w:p w14:paraId="7978D366" w14:textId="2B52DAAE" w:rsidR="00627A40" w:rsidRDefault="00627A40" w:rsidP="00A16DFA">
      <w:pPr>
        <w:rPr>
          <w:rFonts w:ascii="Times" w:eastAsia="Times New Roman" w:hAnsi="Times" w:cs="Arial"/>
          <w:color w:val="222222"/>
          <w:shd w:val="clear" w:color="auto" w:fill="FFFFFF"/>
        </w:rPr>
      </w:pPr>
    </w:p>
    <w:p w14:paraId="464AB67E" w14:textId="0EBAA00C" w:rsidR="00647E61" w:rsidRDefault="00647E61" w:rsidP="00DF2462">
      <w:pPr>
        <w:shd w:val="clear" w:color="auto" w:fill="FBE4D5" w:themeFill="accent2" w:themeFillTint="33"/>
        <w:rPr>
          <w:rFonts w:ascii="Times New Roman" w:hAnsi="Times New Roman" w:cs="Times New Roman"/>
        </w:rPr>
      </w:pPr>
      <w:commentRangeStart w:id="17"/>
      <w:r>
        <w:rPr>
          <w:rFonts w:ascii="Times New Roman" w:hAnsi="Times New Roman" w:cs="Times New Roman"/>
        </w:rPr>
        <w:t>To complete our answer to Reviewer 1 about ensuring data quality, “implausibly fast” refers here to 1)</w:t>
      </w:r>
    </w:p>
    <w:p w14:paraId="289AA7C7" w14:textId="77777777" w:rsidR="00647E61" w:rsidRDefault="00647E61" w:rsidP="00DF2462">
      <w:pPr>
        <w:shd w:val="clear" w:color="auto" w:fill="FBE4D5" w:themeFill="accent2" w:themeFillTint="33"/>
        <w:rPr>
          <w:rFonts w:ascii="Times New Roman" w:hAnsi="Times New Roman" w:cs="Times New Roman"/>
        </w:rPr>
      </w:pPr>
    </w:p>
    <w:p w14:paraId="249C0AF9" w14:textId="7C140439" w:rsidR="00627A40" w:rsidRPr="00647E61" w:rsidRDefault="00853BC2" w:rsidP="00DF2462">
      <w:pPr>
        <w:shd w:val="clear" w:color="auto" w:fill="FBE4D5" w:themeFill="accent2" w:themeFillTint="33"/>
        <w:rPr>
          <w:rFonts w:ascii="Times New Roman" w:hAnsi="Times New Roman" w:cs="Times New Roman"/>
        </w:rPr>
      </w:pPr>
      <w:r w:rsidRPr="00647E61">
        <w:rPr>
          <w:rFonts w:ascii="Times New Roman" w:hAnsi="Times New Roman" w:cs="Times New Roman"/>
        </w:rPr>
        <w:t xml:space="preserve">We visually inspected the </w:t>
      </w:r>
      <w:r w:rsidR="0031658E" w:rsidRPr="00647E61">
        <w:rPr>
          <w:rFonts w:ascii="Times New Roman" w:hAnsi="Times New Roman" w:cs="Times New Roman"/>
        </w:rPr>
        <w:t>response time</w:t>
      </w:r>
      <w:r w:rsidRPr="00647E61">
        <w:rPr>
          <w:rFonts w:ascii="Times New Roman" w:hAnsi="Times New Roman" w:cs="Times New Roman"/>
        </w:rPr>
        <w:t xml:space="preserve"> </w:t>
      </w:r>
      <w:r w:rsidR="0031658E" w:rsidRPr="00647E61">
        <w:rPr>
          <w:rFonts w:ascii="Times New Roman" w:hAnsi="Times New Roman" w:cs="Times New Roman"/>
        </w:rPr>
        <w:t xml:space="preserve">(RT) </w:t>
      </w:r>
      <w:r w:rsidRPr="00647E61">
        <w:rPr>
          <w:rFonts w:ascii="Times New Roman" w:hAnsi="Times New Roman" w:cs="Times New Roman"/>
        </w:rPr>
        <w:t xml:space="preserve">distribution </w:t>
      </w:r>
      <w:r w:rsidR="0031658E" w:rsidRPr="00647E61">
        <w:rPr>
          <w:rFonts w:ascii="Times New Roman" w:hAnsi="Times New Roman" w:cs="Times New Roman"/>
        </w:rPr>
        <w:t>of each set of illusion blocks for</w:t>
      </w:r>
      <w:r w:rsidRPr="00647E61">
        <w:rPr>
          <w:rFonts w:ascii="Times New Roman" w:hAnsi="Times New Roman" w:cs="Times New Roman"/>
        </w:rPr>
        <w:t xml:space="preserve"> each participant</w:t>
      </w:r>
      <w:r w:rsidR="0031658E" w:rsidRPr="00647E61">
        <w:rPr>
          <w:rFonts w:ascii="Times New Roman" w:hAnsi="Times New Roman" w:cs="Times New Roman"/>
        </w:rPr>
        <w:t xml:space="preserve"> </w:t>
      </w:r>
      <w:r w:rsidR="0024672B" w:rsidRPr="00647E61">
        <w:rPr>
          <w:rFonts w:ascii="Times New Roman" w:hAnsi="Times New Roman" w:cs="Times New Roman"/>
        </w:rPr>
        <w:t>separately and</w:t>
      </w:r>
      <w:r w:rsidR="0031658E" w:rsidRPr="00647E61">
        <w:rPr>
          <w:rFonts w:ascii="Times New Roman" w:hAnsi="Times New Roman" w:cs="Times New Roman"/>
        </w:rPr>
        <w:t xml:space="preserve"> </w:t>
      </w:r>
      <w:r w:rsidRPr="00647E61">
        <w:rPr>
          <w:rFonts w:ascii="Times New Roman" w:hAnsi="Times New Roman" w:cs="Times New Roman"/>
        </w:rPr>
        <w:t>plott</w:t>
      </w:r>
      <w:r w:rsidR="0031658E" w:rsidRPr="00647E61">
        <w:rPr>
          <w:rFonts w:ascii="Times New Roman" w:hAnsi="Times New Roman" w:cs="Times New Roman"/>
        </w:rPr>
        <w:t>ed</w:t>
      </w:r>
      <w:r w:rsidRPr="00647E61">
        <w:rPr>
          <w:rFonts w:ascii="Times New Roman" w:hAnsi="Times New Roman" w:cs="Times New Roman"/>
        </w:rPr>
        <w:t xml:space="preserve"> them against the </w:t>
      </w:r>
      <w:r w:rsidR="00627A40" w:rsidRPr="00647E61">
        <w:rPr>
          <w:rFonts w:ascii="Times New Roman" w:hAnsi="Times New Roman" w:cs="Times New Roman"/>
        </w:rPr>
        <w:t>mean RT distribution</w:t>
      </w:r>
      <w:r w:rsidR="0031658E" w:rsidRPr="00647E61">
        <w:rPr>
          <w:rFonts w:ascii="Times New Roman" w:hAnsi="Times New Roman" w:cs="Times New Roman"/>
        </w:rPr>
        <w:t xml:space="preserve"> (across all participants)</w:t>
      </w:r>
      <w:r w:rsidR="00627A40" w:rsidRPr="00647E61">
        <w:rPr>
          <w:rFonts w:ascii="Times New Roman" w:hAnsi="Times New Roman" w:cs="Times New Roman"/>
        </w:rPr>
        <w:t xml:space="preserve"> to identify outliers.</w:t>
      </w:r>
      <w:r w:rsidR="0024672B" w:rsidRPr="00647E61">
        <w:rPr>
          <w:rFonts w:ascii="Times New Roman" w:hAnsi="Times New Roman" w:cs="Times New Roman"/>
        </w:rPr>
        <w:t xml:space="preserve"> </w:t>
      </w:r>
      <w:r w:rsidR="00627A40" w:rsidRPr="00647E61">
        <w:rPr>
          <w:rFonts w:ascii="Times New Roman" w:hAnsi="Times New Roman" w:cs="Times New Roman"/>
        </w:rPr>
        <w:t xml:space="preserve">To </w:t>
      </w:r>
      <w:r w:rsidRPr="00647E61">
        <w:rPr>
          <w:rFonts w:ascii="Times New Roman" w:hAnsi="Times New Roman" w:cs="Times New Roman"/>
        </w:rPr>
        <w:t>illustrate</w:t>
      </w:r>
      <w:r w:rsidR="00627A40" w:rsidRPr="00647E61">
        <w:rPr>
          <w:rFonts w:ascii="Times New Roman" w:hAnsi="Times New Roman" w:cs="Times New Roman"/>
        </w:rPr>
        <w:t xml:space="preserve">, we plotted a few examples </w:t>
      </w:r>
      <w:r w:rsidRPr="00647E61">
        <w:rPr>
          <w:rFonts w:ascii="Times New Roman" w:hAnsi="Times New Roman" w:cs="Times New Roman"/>
        </w:rPr>
        <w:t>below</w:t>
      </w:r>
      <w:r w:rsidR="00627A40" w:rsidRPr="00647E61">
        <w:rPr>
          <w:rFonts w:ascii="Times New Roman" w:hAnsi="Times New Roman" w:cs="Times New Roman"/>
        </w:rPr>
        <w:t xml:space="preserve"> (Note that solid </w:t>
      </w:r>
      <w:r w:rsidR="005A3C57" w:rsidRPr="00647E61">
        <w:rPr>
          <w:rFonts w:ascii="Times New Roman" w:hAnsi="Times New Roman" w:cs="Times New Roman"/>
        </w:rPr>
        <w:t xml:space="preserve">and dashed </w:t>
      </w:r>
      <w:r w:rsidR="00627A40" w:rsidRPr="00647E61">
        <w:rPr>
          <w:rFonts w:ascii="Times New Roman" w:hAnsi="Times New Roman" w:cs="Times New Roman"/>
        </w:rPr>
        <w:t xml:space="preserve">lines </w:t>
      </w:r>
      <w:r w:rsidR="005A3C57" w:rsidRPr="00647E61">
        <w:rPr>
          <w:rFonts w:ascii="Times New Roman" w:hAnsi="Times New Roman" w:cs="Times New Roman"/>
        </w:rPr>
        <w:t>correspond</w:t>
      </w:r>
      <w:r w:rsidR="00627A40" w:rsidRPr="00647E61">
        <w:rPr>
          <w:rFonts w:ascii="Times New Roman" w:hAnsi="Times New Roman" w:cs="Times New Roman"/>
        </w:rPr>
        <w:t xml:space="preserve"> to the RT distribution for the first</w:t>
      </w:r>
      <w:r w:rsidR="005A3C57" w:rsidRPr="00647E61">
        <w:rPr>
          <w:rFonts w:ascii="Times New Roman" w:hAnsi="Times New Roman" w:cs="Times New Roman"/>
        </w:rPr>
        <w:t xml:space="preserve"> and second</w:t>
      </w:r>
      <w:r w:rsidR="00627A40" w:rsidRPr="00647E61">
        <w:rPr>
          <w:rFonts w:ascii="Times New Roman" w:hAnsi="Times New Roman" w:cs="Times New Roman"/>
        </w:rPr>
        <w:t xml:space="preserve"> set of illusion blocks </w:t>
      </w:r>
      <w:r w:rsidR="005A3C57" w:rsidRPr="00647E61">
        <w:rPr>
          <w:rFonts w:ascii="Times New Roman" w:hAnsi="Times New Roman" w:cs="Times New Roman"/>
        </w:rPr>
        <w:t>accordingly</w:t>
      </w:r>
      <w:r w:rsidR="00627A40" w:rsidRPr="00647E61">
        <w:rPr>
          <w:rFonts w:ascii="Times New Roman" w:hAnsi="Times New Roman" w:cs="Times New Roman"/>
        </w:rPr>
        <w:t>)</w:t>
      </w:r>
      <w:r w:rsidRPr="00647E61">
        <w:rPr>
          <w:rFonts w:ascii="Times New Roman" w:hAnsi="Times New Roman" w:cs="Times New Roman"/>
        </w:rPr>
        <w:t>:</w:t>
      </w:r>
      <w:r w:rsidR="00627A40" w:rsidRPr="00647E61">
        <w:rPr>
          <w:rFonts w:ascii="Times New Roman" w:hAnsi="Times New Roman" w:cs="Times New Roman"/>
        </w:rPr>
        <w:t xml:space="preserve"> </w:t>
      </w:r>
      <w:commentRangeEnd w:id="17"/>
      <w:r w:rsidR="00DF2462">
        <w:rPr>
          <w:rStyle w:val="CommentReference"/>
        </w:rPr>
        <w:commentReference w:id="17"/>
      </w:r>
    </w:p>
    <w:p w14:paraId="291DE5A8" w14:textId="7B002882" w:rsidR="008027CD" w:rsidRDefault="008027CD" w:rsidP="00A16DFA">
      <w:pPr>
        <w:rPr>
          <w:rFonts w:ascii="Times" w:eastAsia="Times New Roman" w:hAnsi="Times" w:cs="Arial"/>
          <w:color w:val="222222"/>
          <w:shd w:val="clear" w:color="auto" w:fill="FFFFFF"/>
        </w:rPr>
      </w:pPr>
    </w:p>
    <w:p w14:paraId="6589A58B" w14:textId="5F6E68FB" w:rsidR="00627A40" w:rsidRDefault="00627A40" w:rsidP="00A16DFA">
      <w:pPr>
        <w:rPr>
          <w:rFonts w:ascii="Times" w:eastAsia="Times New Roman" w:hAnsi="Times" w:cs="Arial"/>
          <w:color w:val="222222"/>
          <w:shd w:val="clear" w:color="auto" w:fill="FF0000"/>
        </w:rPr>
      </w:pPr>
      <w:r>
        <w:rPr>
          <w:rFonts w:ascii="Times" w:eastAsia="Times New Roman" w:hAnsi="Times" w:cs="Arial"/>
          <w:noProof/>
          <w:color w:val="222222"/>
          <w:shd w:val="clear" w:color="auto" w:fill="FF0000"/>
        </w:rPr>
        <w:lastRenderedPageBreak/>
        <w:drawing>
          <wp:inline distT="0" distB="0" distL="0" distR="0" wp14:anchorId="29BE3B6E" wp14:editId="2A391417">
            <wp:extent cx="6045349" cy="3400425"/>
            <wp:effectExtent l="0" t="0" r="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48757" cy="3402342"/>
                    </a:xfrm>
                    <a:prstGeom prst="rect">
                      <a:avLst/>
                    </a:prstGeom>
                  </pic:spPr>
                </pic:pic>
              </a:graphicData>
            </a:graphic>
          </wp:inline>
        </w:drawing>
      </w:r>
    </w:p>
    <w:p w14:paraId="0F826F92" w14:textId="5AA826F7" w:rsidR="00627A40" w:rsidRDefault="00627A40" w:rsidP="00A16DFA">
      <w:pPr>
        <w:rPr>
          <w:rFonts w:ascii="Times" w:eastAsia="Times New Roman" w:hAnsi="Times" w:cs="Arial"/>
          <w:color w:val="222222"/>
          <w:shd w:val="clear" w:color="auto" w:fill="FFFFFF"/>
        </w:rPr>
      </w:pPr>
    </w:p>
    <w:p w14:paraId="13678F0E" w14:textId="7920E21A" w:rsidR="00853BC2" w:rsidRPr="00CF2C75" w:rsidRDefault="0031658E" w:rsidP="00A16DFA">
      <w:pPr>
        <w:rPr>
          <w:rFonts w:ascii="Times" w:eastAsia="Times New Roman" w:hAnsi="Times" w:cs="Arial"/>
          <w:color w:val="222222"/>
          <w:shd w:val="clear" w:color="auto" w:fill="FFFFFF"/>
        </w:rPr>
      </w:pPr>
      <w:r w:rsidRPr="0024672B">
        <w:rPr>
          <w:rFonts w:ascii="Times" w:eastAsia="Times New Roman" w:hAnsi="Times" w:cs="Arial"/>
          <w:color w:val="222222"/>
          <w:highlight w:val="yellow"/>
          <w:shd w:val="clear" w:color="auto" w:fill="E2EFD9" w:themeFill="accent6" w:themeFillTint="33"/>
        </w:rPr>
        <w:t>As observed, the RT distribution typically follows a well-defined log-normal distribution</w:t>
      </w:r>
      <w:r w:rsidR="00CF2C75" w:rsidRPr="0024672B">
        <w:rPr>
          <w:rFonts w:ascii="Times" w:eastAsia="Times New Roman" w:hAnsi="Times" w:cs="Arial"/>
          <w:color w:val="222222"/>
          <w:highlight w:val="yellow"/>
          <w:shd w:val="clear" w:color="auto" w:fill="E2EFD9" w:themeFill="accent6" w:themeFillTint="33"/>
        </w:rPr>
        <w:t xml:space="preserve"> (see the plots in blue)</w:t>
      </w:r>
      <w:r w:rsidRPr="0024672B">
        <w:rPr>
          <w:rFonts w:ascii="Times" w:eastAsia="Times New Roman" w:hAnsi="Times" w:cs="Arial"/>
          <w:color w:val="222222"/>
          <w:highlight w:val="yellow"/>
          <w:shd w:val="clear" w:color="auto" w:fill="E2EFD9" w:themeFill="accent6" w:themeFillTint="33"/>
        </w:rPr>
        <w:t xml:space="preserve">. Hence, participants that had an abnormal distribution were quite salient (see the RT distributions </w:t>
      </w:r>
      <w:r w:rsidR="00CF2C75" w:rsidRPr="0024672B">
        <w:rPr>
          <w:rFonts w:ascii="Times" w:eastAsia="Times New Roman" w:hAnsi="Times" w:cs="Arial"/>
          <w:color w:val="222222"/>
          <w:highlight w:val="yellow"/>
          <w:shd w:val="clear" w:color="auto" w:fill="E2EFD9" w:themeFill="accent6" w:themeFillTint="33"/>
        </w:rPr>
        <w:t>in red and yellow</w:t>
      </w:r>
      <w:r w:rsidRPr="0024672B">
        <w:rPr>
          <w:rFonts w:ascii="Times" w:eastAsia="Times New Roman" w:hAnsi="Times" w:cs="Arial"/>
          <w:color w:val="222222"/>
          <w:highlight w:val="yellow"/>
          <w:shd w:val="clear" w:color="auto" w:fill="E2EFD9" w:themeFill="accent6" w:themeFillTint="33"/>
        </w:rPr>
        <w:t>).</w:t>
      </w:r>
      <w:r w:rsidR="00CF2C75" w:rsidRPr="0024672B">
        <w:rPr>
          <w:rFonts w:ascii="Times" w:eastAsia="Times New Roman" w:hAnsi="Times" w:cs="Arial"/>
          <w:color w:val="222222"/>
          <w:highlight w:val="yellow"/>
          <w:shd w:val="clear" w:color="auto" w:fill="E2EFD9" w:themeFill="accent6" w:themeFillTint="33"/>
        </w:rPr>
        <w:t xml:space="preserve"> In particular, the distributions of outliers who were rejected for extreme RTs were collapsed to the left </w:t>
      </w:r>
      <w:r w:rsidR="005A3C57" w:rsidRPr="0024672B">
        <w:rPr>
          <w:rFonts w:ascii="Times" w:eastAsia="Times New Roman" w:hAnsi="Times" w:cs="Arial"/>
          <w:color w:val="222222"/>
          <w:highlight w:val="yellow"/>
          <w:shd w:val="clear" w:color="auto" w:fill="FFFFFF"/>
        </w:rPr>
        <w:t xml:space="preserve">(mean RT </w:t>
      </w:r>
      <w:r w:rsidR="00CC5020" w:rsidRPr="0024672B">
        <w:rPr>
          <w:rFonts w:ascii="Times" w:eastAsia="Times New Roman" w:hAnsi="Times" w:cs="Arial"/>
          <w:color w:val="222222"/>
          <w:highlight w:val="yellow"/>
          <w:shd w:val="clear" w:color="auto" w:fill="FFFFFF"/>
        </w:rPr>
        <w:t xml:space="preserve">approximately </w:t>
      </w:r>
      <w:r w:rsidR="005A3C57" w:rsidRPr="0024672B">
        <w:rPr>
          <w:rFonts w:ascii="Times" w:eastAsia="Times New Roman" w:hAnsi="Times" w:cs="Arial"/>
          <w:color w:val="222222"/>
          <w:highlight w:val="yellow"/>
          <w:shd w:val="clear" w:color="auto" w:fill="FFFFFF"/>
        </w:rPr>
        <w:t>400ms</w:t>
      </w:r>
      <w:r w:rsidR="00CF2C75" w:rsidRPr="0024672B">
        <w:rPr>
          <w:rFonts w:ascii="Times" w:eastAsia="Times New Roman" w:hAnsi="Times" w:cs="Arial"/>
          <w:color w:val="222222"/>
          <w:highlight w:val="yellow"/>
          <w:shd w:val="clear" w:color="auto" w:fill="FFFFFF"/>
        </w:rPr>
        <w:t xml:space="preserve">, as compared </w:t>
      </w:r>
      <w:r w:rsidR="005A3C57" w:rsidRPr="0024672B">
        <w:rPr>
          <w:rFonts w:ascii="Times" w:eastAsia="Times New Roman" w:hAnsi="Times" w:cs="Arial"/>
          <w:color w:val="222222"/>
          <w:highlight w:val="yellow"/>
          <w:shd w:val="clear" w:color="auto" w:fill="FFFFFF"/>
        </w:rPr>
        <w:t>to</w:t>
      </w:r>
      <w:r w:rsidR="00CF2C75" w:rsidRPr="0024672B">
        <w:rPr>
          <w:rFonts w:ascii="Times" w:eastAsia="Times New Roman" w:hAnsi="Times" w:cs="Arial"/>
          <w:color w:val="222222"/>
          <w:highlight w:val="yellow"/>
          <w:shd w:val="clear" w:color="auto" w:fill="FFFFFF"/>
        </w:rPr>
        <w:t xml:space="preserve"> that of</w:t>
      </w:r>
      <w:r w:rsidR="005A3C57" w:rsidRPr="0024672B">
        <w:rPr>
          <w:rFonts w:ascii="Times" w:eastAsia="Times New Roman" w:hAnsi="Times" w:cs="Arial"/>
          <w:color w:val="222222"/>
          <w:highlight w:val="yellow"/>
          <w:shd w:val="clear" w:color="auto" w:fill="FFFFFF"/>
        </w:rPr>
        <w:t xml:space="preserve"> the typical RT distribution</w:t>
      </w:r>
      <w:r w:rsidR="00CF2C75" w:rsidRPr="0024672B">
        <w:rPr>
          <w:rFonts w:ascii="Times" w:eastAsia="Times New Roman" w:hAnsi="Times" w:cs="Arial"/>
          <w:color w:val="222222"/>
          <w:highlight w:val="yellow"/>
          <w:shd w:val="clear" w:color="auto" w:fill="FFFFFF"/>
        </w:rPr>
        <w:t xml:space="preserve">, which was </w:t>
      </w:r>
      <w:r w:rsidR="00CC5020" w:rsidRPr="0024672B">
        <w:rPr>
          <w:rFonts w:ascii="Times" w:eastAsia="Times New Roman" w:hAnsi="Times" w:cs="Arial"/>
          <w:color w:val="222222"/>
          <w:highlight w:val="yellow"/>
          <w:shd w:val="clear" w:color="auto" w:fill="FFFFFF"/>
        </w:rPr>
        <w:t xml:space="preserve">approximately </w:t>
      </w:r>
      <w:r w:rsidR="00CC5020" w:rsidRPr="00853BC2">
        <w:rPr>
          <w:rFonts w:ascii="Times" w:eastAsia="Times New Roman" w:hAnsi="Times" w:cs="Arial"/>
          <w:color w:val="222222"/>
          <w:highlight w:val="yellow"/>
          <w:shd w:val="clear" w:color="auto" w:fill="FFFFFF"/>
        </w:rPr>
        <w:t>800m</w:t>
      </w:r>
      <w:r w:rsidR="00853BC2" w:rsidRPr="00853BC2">
        <w:rPr>
          <w:rFonts w:ascii="Times" w:eastAsia="Times New Roman" w:hAnsi="Times" w:cs="Arial"/>
          <w:color w:val="222222"/>
          <w:highlight w:val="yellow"/>
          <w:shd w:val="clear" w:color="auto" w:fill="FFFFFF"/>
        </w:rPr>
        <w:t>s</w:t>
      </w:r>
      <w:r w:rsidR="00CC5020" w:rsidRPr="00853BC2">
        <w:rPr>
          <w:rFonts w:ascii="Times" w:eastAsia="Times New Roman" w:hAnsi="Times" w:cs="Arial"/>
          <w:color w:val="222222"/>
          <w:highlight w:val="yellow"/>
          <w:shd w:val="clear" w:color="auto" w:fill="FFFFFF"/>
        </w:rPr>
        <w:t>)</w:t>
      </w:r>
      <w:r w:rsidR="005A3C57" w:rsidRPr="00853BC2">
        <w:rPr>
          <w:rFonts w:ascii="Times" w:eastAsia="Times New Roman" w:hAnsi="Times" w:cs="Arial"/>
          <w:color w:val="222222"/>
          <w:highlight w:val="yellow"/>
          <w:shd w:val="clear" w:color="auto" w:fill="FFFFFF"/>
        </w:rPr>
        <w:t xml:space="preserve">. </w:t>
      </w:r>
      <w:r w:rsidR="00CC5020" w:rsidRPr="00853BC2">
        <w:rPr>
          <w:rFonts w:ascii="Times" w:eastAsia="Times New Roman" w:hAnsi="Times" w:cs="Arial"/>
          <w:color w:val="222222"/>
          <w:highlight w:val="yellow"/>
          <w:shd w:val="clear" w:color="auto" w:fill="FFFFFF"/>
        </w:rPr>
        <w:t>Participants whose RT distribution</w:t>
      </w:r>
      <w:r w:rsidR="00CF2C75">
        <w:rPr>
          <w:rFonts w:ascii="Times" w:eastAsia="Times New Roman" w:hAnsi="Times" w:cs="Arial"/>
          <w:color w:val="222222"/>
          <w:highlight w:val="yellow"/>
          <w:shd w:val="clear" w:color="auto" w:fill="FFFFFF"/>
        </w:rPr>
        <w:t xml:space="preserve"> were collapsed to the left or appeared abnormal for only the second set of illusion blocks were also identified as partial </w:t>
      </w:r>
      <w:r w:rsidR="005A3C57" w:rsidRPr="00853BC2">
        <w:rPr>
          <w:rFonts w:ascii="Times" w:eastAsia="Times New Roman" w:hAnsi="Times" w:cs="Arial"/>
          <w:color w:val="222222"/>
          <w:highlight w:val="yellow"/>
          <w:shd w:val="clear" w:color="auto" w:fill="FFFFFF"/>
        </w:rPr>
        <w:t>outliers</w:t>
      </w:r>
      <w:r w:rsidR="0024672B">
        <w:rPr>
          <w:rFonts w:ascii="Times" w:eastAsia="Times New Roman" w:hAnsi="Times" w:cs="Arial"/>
          <w:color w:val="222222"/>
          <w:highlight w:val="yellow"/>
          <w:shd w:val="clear" w:color="auto" w:fill="FFFFFF"/>
        </w:rPr>
        <w:t xml:space="preserve"> (although</w:t>
      </w:r>
      <w:r w:rsidR="00853BC2" w:rsidRPr="00853BC2">
        <w:rPr>
          <w:rFonts w:ascii="Times" w:eastAsia="Times New Roman" w:hAnsi="Times" w:cs="Arial"/>
          <w:color w:val="222222"/>
          <w:highlight w:val="yellow"/>
          <w:shd w:val="clear" w:color="auto" w:fill="FFFFFF"/>
        </w:rPr>
        <w:t xml:space="preserve"> we did not exclude their data entirely</w:t>
      </w:r>
      <w:r w:rsidR="0024672B">
        <w:rPr>
          <w:rFonts w:ascii="Times" w:eastAsia="Times New Roman" w:hAnsi="Times" w:cs="Arial"/>
          <w:color w:val="222222"/>
          <w:highlight w:val="yellow"/>
          <w:shd w:val="clear" w:color="auto" w:fill="FFFFFF"/>
        </w:rPr>
        <w:t xml:space="preserve">). Instead, </w:t>
      </w:r>
      <w:r w:rsidR="00CC5020" w:rsidRPr="00853BC2">
        <w:rPr>
          <w:rFonts w:ascii="Times" w:eastAsia="Times New Roman" w:hAnsi="Times" w:cs="Arial"/>
          <w:color w:val="222222"/>
          <w:highlight w:val="yellow"/>
          <w:shd w:val="clear" w:color="auto" w:fill="FFFFFF"/>
        </w:rPr>
        <w:t>we</w:t>
      </w:r>
      <w:r w:rsidR="0024672B">
        <w:rPr>
          <w:rFonts w:ascii="Times" w:eastAsia="Times New Roman" w:hAnsi="Times" w:cs="Arial"/>
          <w:color w:val="222222"/>
          <w:highlight w:val="yellow"/>
          <w:shd w:val="clear" w:color="auto" w:fill="FFFFFF"/>
        </w:rPr>
        <w:t xml:space="preserve"> further</w:t>
      </w:r>
      <w:r w:rsidR="00CC5020" w:rsidRPr="00853BC2">
        <w:rPr>
          <w:rFonts w:ascii="Times" w:eastAsia="Times New Roman" w:hAnsi="Times" w:cs="Arial"/>
          <w:color w:val="222222"/>
          <w:highlight w:val="yellow"/>
          <w:shd w:val="clear" w:color="auto" w:fill="FFFFFF"/>
        </w:rPr>
        <w:t xml:space="preserve"> </w:t>
      </w:r>
      <w:r w:rsidR="0024672B">
        <w:rPr>
          <w:rFonts w:ascii="Times" w:eastAsia="Times New Roman" w:hAnsi="Times" w:cs="Arial"/>
          <w:color w:val="222222"/>
          <w:highlight w:val="yellow"/>
          <w:shd w:val="clear" w:color="auto" w:fill="FFFFFF"/>
        </w:rPr>
        <w:t>discarded</w:t>
      </w:r>
      <w:r w:rsidR="00CC5020" w:rsidRPr="00853BC2">
        <w:rPr>
          <w:rFonts w:ascii="Times" w:eastAsia="Times New Roman" w:hAnsi="Times" w:cs="Arial"/>
          <w:color w:val="222222"/>
          <w:highlight w:val="yellow"/>
          <w:shd w:val="clear" w:color="auto" w:fill="FFFFFF"/>
        </w:rPr>
        <w:t xml:space="preserve"> </w:t>
      </w:r>
      <w:r w:rsidR="00CF2C75">
        <w:rPr>
          <w:rFonts w:ascii="Times" w:eastAsia="Times New Roman" w:hAnsi="Times" w:cs="Arial"/>
          <w:color w:val="222222"/>
          <w:highlight w:val="yellow"/>
          <w:shd w:val="clear" w:color="auto" w:fill="FFFFFF"/>
        </w:rPr>
        <w:t>individual</w:t>
      </w:r>
      <w:r w:rsidR="00853BC2" w:rsidRPr="00853BC2">
        <w:rPr>
          <w:rFonts w:ascii="Times" w:eastAsia="Times New Roman" w:hAnsi="Times" w:cs="Arial"/>
          <w:color w:val="222222"/>
          <w:highlight w:val="yellow"/>
          <w:shd w:val="clear" w:color="auto" w:fill="FFFFFF"/>
        </w:rPr>
        <w:t xml:space="preserve"> </w:t>
      </w:r>
      <w:r w:rsidR="00CC5020" w:rsidRPr="00853BC2">
        <w:rPr>
          <w:rFonts w:ascii="Times" w:eastAsia="Times New Roman" w:hAnsi="Times" w:cs="Arial"/>
          <w:color w:val="222222"/>
          <w:highlight w:val="yellow"/>
          <w:shd w:val="clear" w:color="auto" w:fill="FFFFFF"/>
        </w:rPr>
        <w:t xml:space="preserve">trials </w:t>
      </w:r>
      <w:r w:rsidR="00853BC2" w:rsidRPr="00853BC2">
        <w:rPr>
          <w:rFonts w:ascii="Times" w:eastAsia="Times New Roman" w:hAnsi="Times" w:cs="Arial"/>
          <w:color w:val="222222"/>
          <w:highlight w:val="yellow"/>
          <w:shd w:val="clear" w:color="auto" w:fill="FFFFFF"/>
        </w:rPr>
        <w:t>in</w:t>
      </w:r>
      <w:r w:rsidR="00CC5020" w:rsidRPr="00853BC2">
        <w:rPr>
          <w:rFonts w:ascii="Times" w:eastAsia="Times New Roman" w:hAnsi="Times" w:cs="Arial"/>
          <w:color w:val="222222"/>
          <w:highlight w:val="yellow"/>
          <w:shd w:val="clear" w:color="auto" w:fill="FFFFFF"/>
        </w:rPr>
        <w:t xml:space="preserve"> which RT &lt;125ms or </w:t>
      </w:r>
      <w:r w:rsidR="00853BC2" w:rsidRPr="00853BC2">
        <w:rPr>
          <w:rFonts w:ascii="Times" w:eastAsia="Times New Roman" w:hAnsi="Times" w:cs="Arial"/>
          <w:color w:val="222222"/>
          <w:highlight w:val="yellow"/>
          <w:shd w:val="clear" w:color="auto" w:fill="FFFFFF"/>
        </w:rPr>
        <w:t>&gt;</w:t>
      </w:r>
      <w:r w:rsidR="00CC5020" w:rsidRPr="00853BC2">
        <w:rPr>
          <w:rFonts w:ascii="Times" w:eastAsia="Times New Roman" w:hAnsi="Times" w:cs="Arial"/>
          <w:color w:val="222222"/>
          <w:highlight w:val="yellow"/>
          <w:shd w:val="clear" w:color="auto" w:fill="FFFFFF"/>
        </w:rPr>
        <w:t xml:space="preserve"> 4 SD</w:t>
      </w:r>
      <w:r w:rsidR="00853BC2" w:rsidRPr="00853BC2">
        <w:rPr>
          <w:rFonts w:ascii="Times" w:eastAsia="Times New Roman" w:hAnsi="Times" w:cs="Arial"/>
          <w:color w:val="222222"/>
          <w:highlight w:val="yellow"/>
          <w:shd w:val="clear" w:color="auto" w:fill="FFFFFF"/>
        </w:rPr>
        <w:t xml:space="preserve"> above mean</w:t>
      </w:r>
      <w:r w:rsidR="0024672B">
        <w:rPr>
          <w:rFonts w:ascii="Times" w:eastAsia="Times New Roman" w:hAnsi="Times" w:cs="Arial"/>
          <w:color w:val="222222"/>
          <w:highlight w:val="yellow"/>
          <w:shd w:val="clear" w:color="auto" w:fill="FFFFFF"/>
        </w:rPr>
        <w:t xml:space="preserve"> from the remaining data after excluding the outliers</w:t>
      </w:r>
      <w:r w:rsidR="00CC5020" w:rsidRPr="00853BC2">
        <w:rPr>
          <w:rFonts w:ascii="Times" w:eastAsia="Times New Roman" w:hAnsi="Times" w:cs="Arial"/>
          <w:color w:val="222222"/>
          <w:highlight w:val="yellow"/>
          <w:shd w:val="clear" w:color="auto" w:fill="FFFFFF"/>
        </w:rPr>
        <w:t>.</w:t>
      </w:r>
      <w:r w:rsidR="00853BC2" w:rsidRPr="00853BC2">
        <w:rPr>
          <w:rFonts w:ascii="Times" w:eastAsia="Times New Roman" w:hAnsi="Times" w:cs="Arial"/>
          <w:color w:val="222222"/>
          <w:highlight w:val="yellow"/>
          <w:shd w:val="clear" w:color="auto" w:fill="FFFFFF"/>
        </w:rPr>
        <w:t xml:space="preserve"> This has been clarified in the Participants section (lines XX):</w:t>
      </w:r>
    </w:p>
    <w:p w14:paraId="4EBF8795" w14:textId="77777777" w:rsidR="00853BC2" w:rsidRPr="00982609" w:rsidRDefault="00853BC2" w:rsidP="00853BC2">
      <w:pPr>
        <w:rPr>
          <w:rFonts w:ascii="Times" w:eastAsia="Times New Roman" w:hAnsi="Times" w:cs="Arial"/>
          <w:color w:val="222222"/>
          <w:shd w:val="clear" w:color="auto" w:fill="FFFFFF"/>
        </w:rPr>
      </w:pPr>
    </w:p>
    <w:p w14:paraId="7FEBC378" w14:textId="7F9BAE5C" w:rsidR="00627A40" w:rsidRPr="00853BC2" w:rsidRDefault="00853BC2" w:rsidP="00853BC2">
      <w:pPr>
        <w:rPr>
          <w:rFonts w:ascii="Times" w:eastAsia="Times New Roman" w:hAnsi="Times" w:cs="Arial"/>
          <w:i/>
          <w:iCs/>
          <w:color w:val="222222"/>
          <w:shd w:val="clear" w:color="auto" w:fill="FFFFFF"/>
        </w:rPr>
      </w:pPr>
      <w:r w:rsidRPr="00853BC2">
        <w:rPr>
          <w:rFonts w:ascii="Times" w:eastAsia="Times New Roman" w:hAnsi="Times" w:cs="Arial"/>
          <w:i/>
          <w:iCs/>
          <w:color w:val="222222"/>
          <w:highlight w:val="yellow"/>
          <w:shd w:val="clear" w:color="auto" w:fill="FFFFFF"/>
        </w:rPr>
        <w:t xml:space="preserve">We excluded 6 participants upon inspection of the average error rate (when close to 50%, suggesting random answers), and reaction time distribution (when implausibly fast relative to the typical RT distribution). For the remaining participants, we discarded blocks with more than 50% of errors (2.16% of trials), possibly indicating that instructions were misunderstood (e.g., participants focused on the shorter line instead of the longer one), and 0.76% trials with extreme response times (&lt; 125 </w:t>
      </w:r>
      <w:proofErr w:type="spellStart"/>
      <w:r w:rsidRPr="00853BC2">
        <w:rPr>
          <w:rFonts w:ascii="Times" w:eastAsia="Times New Roman" w:hAnsi="Times" w:cs="Arial"/>
          <w:i/>
          <w:iCs/>
          <w:color w:val="222222"/>
          <w:highlight w:val="yellow"/>
          <w:shd w:val="clear" w:color="auto" w:fill="FFFFFF"/>
        </w:rPr>
        <w:t>ms</w:t>
      </w:r>
      <w:proofErr w:type="spellEnd"/>
      <w:r w:rsidRPr="00853BC2">
        <w:rPr>
          <w:rFonts w:ascii="Times" w:eastAsia="Times New Roman" w:hAnsi="Times" w:cs="Arial"/>
          <w:i/>
          <w:iCs/>
          <w:color w:val="222222"/>
          <w:highlight w:val="yellow"/>
          <w:shd w:val="clear" w:color="auto" w:fill="FFFFFF"/>
        </w:rPr>
        <w:t xml:space="preserve"> or &gt; 4 SD above mean RT).</w:t>
      </w:r>
      <w:r w:rsidRPr="00853BC2">
        <w:rPr>
          <w:rFonts w:ascii="Times" w:eastAsia="Times New Roman" w:hAnsi="Times" w:cs="Arial"/>
          <w:i/>
          <w:iCs/>
          <w:color w:val="222222"/>
          <w:shd w:val="clear" w:color="auto" w:fill="FFFFFF"/>
        </w:rPr>
        <w:t xml:space="preserve">  </w:t>
      </w:r>
    </w:p>
    <w:p w14:paraId="13C9A856" w14:textId="77777777" w:rsidR="00853BC2" w:rsidRDefault="00853BC2" w:rsidP="00A16DFA">
      <w:pPr>
        <w:rPr>
          <w:rFonts w:ascii="Times" w:eastAsia="Times New Roman" w:hAnsi="Times" w:cs="Arial"/>
          <w:color w:val="222222"/>
          <w:shd w:val="clear" w:color="auto" w:fill="FFFFFF"/>
        </w:rPr>
      </w:pPr>
    </w:p>
    <w:p w14:paraId="64743F2A" w14:textId="77777777" w:rsidR="00627A40" w:rsidRDefault="00627A40" w:rsidP="00A16DFA">
      <w:pPr>
        <w:rPr>
          <w:rFonts w:ascii="Times" w:eastAsia="Times New Roman" w:hAnsi="Times" w:cs="Arial"/>
          <w:color w:val="222222"/>
          <w:shd w:val="clear" w:color="auto" w:fill="FFFFFF"/>
        </w:rPr>
      </w:pPr>
    </w:p>
    <w:p w14:paraId="40F2D77C" w14:textId="66C0DA45"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Figure 2 – For someone not familiar with each illusion it isn’t immediately clear how each image is “stronger” than the other. Perhaps also add to each what the question was </w:t>
      </w:r>
      <w:proofErr w:type="gramStart"/>
      <w:r w:rsidRPr="00A16DFA">
        <w:rPr>
          <w:rFonts w:ascii="Times" w:eastAsia="Times New Roman" w:hAnsi="Times" w:cs="Arial"/>
          <w:color w:val="222222"/>
          <w:shd w:val="clear" w:color="auto" w:fill="FFFFFF"/>
        </w:rPr>
        <w:t>i.e.</w:t>
      </w:r>
      <w:proofErr w:type="gramEnd"/>
      <w:r w:rsidRPr="00A16DFA">
        <w:rPr>
          <w:rFonts w:ascii="Times" w:eastAsia="Times New Roman" w:hAnsi="Times" w:cs="Arial"/>
          <w:color w:val="222222"/>
          <w:shd w:val="clear" w:color="auto" w:fill="FFFFFF"/>
        </w:rPr>
        <w:t xml:space="preserve"> “which is longer” to make it clear what each task entails.</w:t>
      </w:r>
    </w:p>
    <w:p w14:paraId="5E1D7ABD" w14:textId="2BFA7B47" w:rsidR="008027CD" w:rsidRDefault="008027CD" w:rsidP="00A16DFA">
      <w:pPr>
        <w:rPr>
          <w:rFonts w:ascii="Times" w:eastAsia="Times New Roman" w:hAnsi="Times" w:cs="Arial"/>
          <w:color w:val="222222"/>
          <w:shd w:val="clear" w:color="auto" w:fill="FFFFFF"/>
        </w:rPr>
      </w:pPr>
    </w:p>
    <w:p w14:paraId="05328D7D" w14:textId="77777777" w:rsidR="00C17F0F" w:rsidRDefault="00C17F0F" w:rsidP="00C17F0F">
      <w:pPr>
        <w:shd w:val="clear" w:color="auto" w:fill="E2EFD9" w:themeFill="accent6" w:themeFillTint="33"/>
        <w:rPr>
          <w:rFonts w:ascii="Times New Roman" w:hAnsi="Times New Roman" w:cs="Times New Roman"/>
        </w:rPr>
      </w:pPr>
      <w:r w:rsidRPr="0052253D">
        <w:rPr>
          <w:rFonts w:ascii="Times New Roman" w:hAnsi="Times New Roman" w:cs="Times New Roman"/>
        </w:rPr>
        <w:t>We added the task question in the figure</w:t>
      </w:r>
      <w:r>
        <w:rPr>
          <w:rFonts w:ascii="Times New Roman" w:hAnsi="Times New Roman" w:cs="Times New Roman"/>
        </w:rPr>
        <w:t>. Example for one illusion type:</w:t>
      </w:r>
    </w:p>
    <w:p w14:paraId="7F6AB020" w14:textId="77777777" w:rsidR="00C17F0F" w:rsidRDefault="00C17F0F" w:rsidP="00C17F0F">
      <w:pPr>
        <w:shd w:val="clear" w:color="auto" w:fill="E2EFD9" w:themeFill="accent6" w:themeFillTint="33"/>
        <w:rPr>
          <w:rFonts w:ascii="Times New Roman" w:hAnsi="Times New Roman" w:cs="Times New Roman"/>
        </w:rPr>
      </w:pPr>
      <w:r>
        <w:rPr>
          <w:noProof/>
        </w:rPr>
        <w:lastRenderedPageBreak/>
        <w:drawing>
          <wp:inline distT="0" distB="0" distL="0" distR="0" wp14:anchorId="3AF3B2E9" wp14:editId="32237514">
            <wp:extent cx="5731510" cy="4074160"/>
            <wp:effectExtent l="0" t="0" r="2540" b="254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074160"/>
                    </a:xfrm>
                    <a:prstGeom prst="rect">
                      <a:avLst/>
                    </a:prstGeom>
                    <a:noFill/>
                    <a:ln>
                      <a:noFill/>
                    </a:ln>
                  </pic:spPr>
                </pic:pic>
              </a:graphicData>
            </a:graphic>
          </wp:inline>
        </w:drawing>
      </w:r>
    </w:p>
    <w:p w14:paraId="3F417714" w14:textId="77777777" w:rsidR="00A16DFA" w:rsidRPr="00A16DFA" w:rsidRDefault="00A16DFA" w:rsidP="00A16DFA">
      <w:pPr>
        <w:rPr>
          <w:rFonts w:ascii="Times" w:eastAsia="Times New Roman" w:hAnsi="Times" w:cs="Arial"/>
          <w:color w:val="222222"/>
          <w:shd w:val="clear" w:color="auto" w:fill="FFFFFF"/>
        </w:rPr>
      </w:pPr>
    </w:p>
    <w:p w14:paraId="4D821B99"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Figure 3 legend – please clarify what the x and y axes of the bottom plots correspond to </w:t>
      </w:r>
      <w:proofErr w:type="gramStart"/>
      <w:r w:rsidRPr="00A16DFA">
        <w:rPr>
          <w:rFonts w:ascii="Times" w:eastAsia="Times New Roman" w:hAnsi="Times" w:cs="Arial"/>
          <w:color w:val="222222"/>
          <w:shd w:val="clear" w:color="auto" w:fill="FFFFFF"/>
        </w:rPr>
        <w:t>i.e.</w:t>
      </w:r>
      <w:proofErr w:type="gramEnd"/>
      <w:r w:rsidRPr="00A16DFA">
        <w:rPr>
          <w:rFonts w:ascii="Times" w:eastAsia="Times New Roman" w:hAnsi="Times" w:cs="Arial"/>
          <w:color w:val="222222"/>
          <w:shd w:val="clear" w:color="auto" w:fill="FFFFFF"/>
        </w:rPr>
        <w:t xml:space="preserve"> they all look 0 centred?</w:t>
      </w:r>
    </w:p>
    <w:p w14:paraId="1369948D" w14:textId="4F3E3527" w:rsidR="00A16DFA" w:rsidRDefault="00A16DFA" w:rsidP="00A16DFA">
      <w:pPr>
        <w:rPr>
          <w:rFonts w:ascii="Times" w:eastAsia="Times New Roman" w:hAnsi="Times" w:cs="Arial"/>
          <w:color w:val="222222"/>
          <w:shd w:val="clear" w:color="auto" w:fill="FFFFFF"/>
        </w:rPr>
      </w:pPr>
    </w:p>
    <w:p w14:paraId="641E98D6" w14:textId="3B54B0F2" w:rsidR="008027CD" w:rsidRDefault="00C17F0F" w:rsidP="00BF27AA">
      <w:pPr>
        <w:shd w:val="clear" w:color="auto" w:fill="E2EFD9" w:themeFill="accent6" w:themeFillTint="33"/>
        <w:rPr>
          <w:rFonts w:ascii="Times New Roman" w:hAnsi="Times New Roman" w:cs="Times New Roman"/>
        </w:rPr>
      </w:pPr>
      <w:r>
        <w:rPr>
          <w:rFonts w:ascii="Times New Roman" w:hAnsi="Times New Roman" w:cs="Times New Roman"/>
        </w:rPr>
        <w:t xml:space="preserve">We have </w:t>
      </w:r>
      <w:r w:rsidR="00BF27AA">
        <w:rPr>
          <w:rFonts w:ascii="Times New Roman" w:hAnsi="Times New Roman" w:cs="Times New Roman"/>
        </w:rPr>
        <w:t>clarified</w:t>
      </w:r>
      <w:r>
        <w:rPr>
          <w:rFonts w:ascii="Times New Roman" w:hAnsi="Times New Roman" w:cs="Times New Roman"/>
        </w:rPr>
        <w:t xml:space="preserve"> the legend as follows:</w:t>
      </w:r>
    </w:p>
    <w:p w14:paraId="1AD9CFC9" w14:textId="312CF990" w:rsidR="00C17F0F" w:rsidRDefault="00C17F0F" w:rsidP="00BF27AA">
      <w:pPr>
        <w:shd w:val="clear" w:color="auto" w:fill="E2EFD9" w:themeFill="accent6" w:themeFillTint="33"/>
        <w:rPr>
          <w:rFonts w:ascii="Times New Roman" w:hAnsi="Times New Roman" w:cs="Times New Roman"/>
        </w:rPr>
      </w:pPr>
    </w:p>
    <w:p w14:paraId="256EDCC9" w14:textId="3B1507C2" w:rsidR="00D61255" w:rsidRDefault="00D61255" w:rsidP="00BF27AA">
      <w:pPr>
        <w:shd w:val="clear" w:color="auto" w:fill="E2EFD9" w:themeFill="accent6" w:themeFillTint="33"/>
        <w:rPr>
          <w:rFonts w:ascii="Times New Roman" w:hAnsi="Times New Roman" w:cs="Times New Roman"/>
          <w:i/>
          <w:iCs/>
        </w:rPr>
      </w:pPr>
      <w:r w:rsidRPr="00D61255">
        <w:rPr>
          <w:rFonts w:ascii="Times New Roman" w:hAnsi="Times New Roman" w:cs="Times New Roman"/>
          <w:i/>
          <w:iCs/>
        </w:rPr>
        <w:t xml:space="preserve">The upper plots show the illusion sensitivity scores as a function of sex and age (solid lines indicate significant relationships). Bottom plots show the correlation between the general factor (Factor </w:t>
      </w:r>
      <w:proofErr w:type="spellStart"/>
      <w:r w:rsidRPr="00D61255">
        <w:rPr>
          <w:rFonts w:ascii="Times New Roman" w:hAnsi="Times New Roman" w:cs="Times New Roman"/>
          <w:i/>
          <w:iCs/>
        </w:rPr>
        <w:t>i</w:t>
      </w:r>
      <w:proofErr w:type="spellEnd"/>
      <w:r w:rsidRPr="00D61255">
        <w:rPr>
          <w:rFonts w:ascii="Times New Roman" w:hAnsi="Times New Roman" w:cs="Times New Roman"/>
          <w:i/>
          <w:iCs/>
        </w:rPr>
        <w:t>) of illusion sensitivity (on the x-axes) and personality trait</w:t>
      </w:r>
      <w:r>
        <w:rPr>
          <w:rFonts w:ascii="Times New Roman" w:hAnsi="Times New Roman" w:cs="Times New Roman"/>
          <w:i/>
          <w:iCs/>
        </w:rPr>
        <w:t>s</w:t>
      </w:r>
      <w:r w:rsidRPr="00D61255">
        <w:rPr>
          <w:rFonts w:ascii="Times New Roman" w:hAnsi="Times New Roman" w:cs="Times New Roman"/>
          <w:i/>
          <w:iCs/>
        </w:rPr>
        <w:t>.</w:t>
      </w:r>
    </w:p>
    <w:p w14:paraId="30D78122" w14:textId="5681BF28" w:rsidR="00BF27AA" w:rsidRDefault="00BF27AA" w:rsidP="00BF27AA">
      <w:pPr>
        <w:shd w:val="clear" w:color="auto" w:fill="E2EFD9" w:themeFill="accent6" w:themeFillTint="33"/>
        <w:rPr>
          <w:rFonts w:ascii="Times New Roman" w:hAnsi="Times New Roman" w:cs="Times New Roman"/>
          <w:i/>
          <w:iCs/>
        </w:rPr>
      </w:pPr>
    </w:p>
    <w:p w14:paraId="4A8F3826" w14:textId="3763C3B1" w:rsidR="00BF27AA" w:rsidRPr="00BF27AA" w:rsidRDefault="00BF27AA" w:rsidP="00BF27AA">
      <w:pPr>
        <w:shd w:val="clear" w:color="auto" w:fill="E2EFD9" w:themeFill="accent6" w:themeFillTint="33"/>
        <w:rPr>
          <w:rFonts w:ascii="Times New Roman" w:hAnsi="Times New Roman" w:cs="Times New Roman"/>
        </w:rPr>
      </w:pPr>
      <w:r>
        <w:rPr>
          <w:rFonts w:ascii="Times New Roman" w:hAnsi="Times New Roman" w:cs="Times New Roman"/>
        </w:rPr>
        <w:t>Yes, the illusion scores are zero-centred (as they correspond to participant-level random effects, which are expressed in deviation respective to the “main” effect).</w:t>
      </w:r>
    </w:p>
    <w:p w14:paraId="2B850A38" w14:textId="77777777" w:rsidR="00C17F0F" w:rsidRDefault="00C17F0F" w:rsidP="00A16DFA">
      <w:pPr>
        <w:rPr>
          <w:rFonts w:ascii="Times" w:eastAsia="Times New Roman" w:hAnsi="Times" w:cs="Arial"/>
          <w:color w:val="222222"/>
          <w:shd w:val="clear" w:color="auto" w:fill="FFFFFF"/>
        </w:rPr>
      </w:pPr>
    </w:p>
    <w:p w14:paraId="0CA877EB" w14:textId="31051861"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Figure 3 age distribution plot and personality train plots – need y labels.</w:t>
      </w:r>
    </w:p>
    <w:p w14:paraId="49A052C3" w14:textId="2693CCA5" w:rsidR="008027CD" w:rsidRDefault="008027CD" w:rsidP="00A16DFA">
      <w:pPr>
        <w:rPr>
          <w:rFonts w:ascii="Times" w:eastAsia="Times New Roman" w:hAnsi="Times" w:cs="Arial"/>
          <w:color w:val="222222"/>
          <w:shd w:val="clear" w:color="auto" w:fill="FFFFFF"/>
        </w:rPr>
      </w:pPr>
    </w:p>
    <w:p w14:paraId="3A910C6D" w14:textId="77777777" w:rsidR="00C17F0F" w:rsidRDefault="00C17F0F" w:rsidP="00C17F0F">
      <w:pPr>
        <w:shd w:val="clear" w:color="auto" w:fill="E2EFD9" w:themeFill="accent6" w:themeFillTint="33"/>
        <w:rPr>
          <w:rFonts w:ascii="Times New Roman" w:hAnsi="Times New Roman" w:cs="Times New Roman"/>
        </w:rPr>
      </w:pPr>
      <w:r w:rsidRPr="004F794A">
        <w:rPr>
          <w:rFonts w:ascii="Times New Roman" w:hAnsi="Times New Roman" w:cs="Times New Roman"/>
        </w:rPr>
        <w:t xml:space="preserve">This has been added in the figure (which now is in the supplementary materials only, as we removed the demographic part from </w:t>
      </w:r>
      <w:r>
        <w:rPr>
          <w:rFonts w:ascii="Times New Roman" w:hAnsi="Times New Roman" w:cs="Times New Roman"/>
        </w:rPr>
        <w:t>the figure</w:t>
      </w:r>
      <w:r w:rsidRPr="004F794A">
        <w:rPr>
          <w:rFonts w:ascii="Times New Roman" w:hAnsi="Times New Roman" w:cs="Times New Roman"/>
        </w:rPr>
        <w:t xml:space="preserve"> following the </w:t>
      </w:r>
      <w:r>
        <w:rPr>
          <w:rFonts w:ascii="Times New Roman" w:hAnsi="Times New Roman" w:cs="Times New Roman"/>
        </w:rPr>
        <w:t>suggestion</w:t>
      </w:r>
      <w:r w:rsidRPr="004F794A">
        <w:rPr>
          <w:rFonts w:ascii="Times New Roman" w:hAnsi="Times New Roman" w:cs="Times New Roman"/>
        </w:rPr>
        <w:t xml:space="preserve"> of Reviewer 1).</w:t>
      </w:r>
    </w:p>
    <w:p w14:paraId="0F1EAC90" w14:textId="0FD7B663" w:rsidR="008027CD" w:rsidRPr="00A16DFA" w:rsidRDefault="00C17F0F" w:rsidP="00A16DFA">
      <w:pPr>
        <w:rPr>
          <w:rFonts w:ascii="Times" w:eastAsia="Times New Roman" w:hAnsi="Times" w:cs="Arial"/>
          <w:color w:val="222222"/>
          <w:sz w:val="28"/>
          <w:szCs w:val="28"/>
          <w:shd w:val="clear" w:color="auto" w:fill="FFFFFF"/>
        </w:rPr>
      </w:pPr>
      <w:r w:rsidRPr="00BB0D89">
        <w:rPr>
          <w:rFonts w:ascii="Times New Roman" w:hAnsi="Times New Roman" w:cs="Times New Roman"/>
          <w:noProof/>
        </w:rPr>
        <w:lastRenderedPageBreak/>
        <w:drawing>
          <wp:inline distT="0" distB="0" distL="0" distR="0" wp14:anchorId="617C9FB9" wp14:editId="58B2B211">
            <wp:extent cx="5731510" cy="2004695"/>
            <wp:effectExtent l="0" t="0" r="254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25"/>
                    <a:stretch>
                      <a:fillRect/>
                    </a:stretch>
                  </pic:blipFill>
                  <pic:spPr>
                    <a:xfrm>
                      <a:off x="0" y="0"/>
                      <a:ext cx="5731510" cy="2004695"/>
                    </a:xfrm>
                    <a:prstGeom prst="rect">
                      <a:avLst/>
                    </a:prstGeom>
                  </pic:spPr>
                </pic:pic>
              </a:graphicData>
            </a:graphic>
          </wp:inline>
        </w:drawing>
      </w:r>
    </w:p>
    <w:sectPr w:rsidR="008027CD" w:rsidRPr="00A16DFA">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ominique Makowski (Dr)" w:date="2022-12-29T10:54:00Z" w:initials="DM(">
    <w:p w14:paraId="167ECBEB" w14:textId="70D05E1D" w:rsidR="005701F4" w:rsidRDefault="005701F4">
      <w:pPr>
        <w:pStyle w:val="CommentText"/>
      </w:pPr>
      <w:r>
        <w:rPr>
          <w:rStyle w:val="CommentReference"/>
        </w:rPr>
        <w:annotationRef/>
      </w:r>
      <w:r>
        <w:rPr>
          <w:noProof/>
        </w:rPr>
        <w:t>TODO: re-copy with new citation format (once we knit the final version)</w:t>
      </w:r>
    </w:p>
  </w:comment>
  <w:comment w:id="3" w:author="TE AN SHU" w:date="2022-12-28T16:14:00Z" w:initials="TAS">
    <w:p w14:paraId="05463984" w14:textId="77777777" w:rsidR="00994073" w:rsidRDefault="00994073" w:rsidP="007E7A00">
      <w:pPr>
        <w:pStyle w:val="CommentText"/>
      </w:pPr>
      <w:r>
        <w:rPr>
          <w:rStyle w:val="CommentReference"/>
        </w:rPr>
        <w:annotationRef/>
      </w:r>
      <w:r>
        <w:t>Would it be neater to present this as a table with figures instead?</w:t>
      </w:r>
    </w:p>
  </w:comment>
  <w:comment w:id="4" w:author="Dominique Makowski (Dr)" w:date="2022-12-29T11:05:00Z" w:initials="DM(">
    <w:p w14:paraId="4536BA0F" w14:textId="77777777" w:rsidR="00EA2E8A" w:rsidRDefault="00EA2E8A">
      <w:pPr>
        <w:pStyle w:val="CommentText"/>
      </w:pPr>
      <w:r>
        <w:rPr>
          <w:rStyle w:val="CommentReference"/>
        </w:rPr>
        <w:annotationRef/>
      </w:r>
      <w:r>
        <w:rPr>
          <w:lang w:val="fr-FR"/>
        </w:rPr>
        <w:t xml:space="preserve">Yes you're right. can we make a table image (we will submit this as figure 2) with: </w:t>
      </w:r>
    </w:p>
    <w:p w14:paraId="5F8CB135" w14:textId="77777777" w:rsidR="00EA2E8A" w:rsidRDefault="00EA2E8A">
      <w:pPr>
        <w:pStyle w:val="CommentText"/>
      </w:pPr>
      <w:r>
        <w:rPr>
          <w:lang w:val="fr-FR"/>
        </w:rPr>
        <w:t>- one column for the illusion name</w:t>
      </w:r>
    </w:p>
    <w:p w14:paraId="33771D57" w14:textId="77777777" w:rsidR="00EA2E8A" w:rsidRDefault="00EA2E8A">
      <w:pPr>
        <w:pStyle w:val="CommentText"/>
      </w:pPr>
      <w:r>
        <w:rPr>
          <w:lang w:val="fr-FR"/>
        </w:rPr>
        <w:t>- One column for the description</w:t>
      </w:r>
    </w:p>
    <w:p w14:paraId="7BAD5956" w14:textId="77777777" w:rsidR="00EA2E8A" w:rsidRDefault="00EA2E8A">
      <w:pPr>
        <w:pStyle w:val="CommentText"/>
      </w:pPr>
      <w:r>
        <w:rPr>
          <w:lang w:val="fr-FR"/>
        </w:rPr>
        <w:t>- One column for the "task": where we say what the goal was (e.g., "Which red line is the longest [UP/DOWN]"</w:t>
      </w:r>
    </w:p>
    <w:p w14:paraId="44492410" w14:textId="77777777" w:rsidR="00EA2E8A" w:rsidRDefault="00EA2E8A">
      <w:pPr>
        <w:pStyle w:val="CommentText"/>
      </w:pPr>
      <w:r>
        <w:rPr>
          <w:lang w:val="fr-FR"/>
        </w:rPr>
        <w:t>- One column with an image of a typical trial (rather hard)</w:t>
      </w:r>
    </w:p>
    <w:p w14:paraId="44F96256" w14:textId="77777777" w:rsidR="00EA2E8A" w:rsidRDefault="00EA2E8A">
      <w:pPr>
        <w:pStyle w:val="CommentText"/>
      </w:pPr>
    </w:p>
    <w:p w14:paraId="0CFDAFF8" w14:textId="77777777" w:rsidR="00EA2E8A" w:rsidRDefault="00EA2E8A" w:rsidP="00965D43">
      <w:pPr>
        <w:pStyle w:val="CommentText"/>
      </w:pPr>
      <w:r>
        <w:rPr>
          <w:lang w:val="fr-FR"/>
        </w:rPr>
        <w:t>Best to do it in powerpoint, in the file that I created called figures/Figure2.pptx</w:t>
      </w:r>
    </w:p>
  </w:comment>
  <w:comment w:id="8" w:author="TE AN SHU" w:date="2022-12-29T17:03:00Z" w:initials="TAS">
    <w:p w14:paraId="069C313A" w14:textId="77777777" w:rsidR="00795F4B" w:rsidRDefault="00795F4B" w:rsidP="00D30C2A">
      <w:pPr>
        <w:pStyle w:val="CommentText"/>
      </w:pPr>
      <w:r>
        <w:rPr>
          <w:rStyle w:val="CommentReference"/>
        </w:rPr>
        <w:annotationRef/>
      </w:r>
      <w:r>
        <w:t>To do</w:t>
      </w:r>
    </w:p>
  </w:comment>
  <w:comment w:id="9" w:author="Dominique Makowski (Dr)" w:date="2022-12-29T11:15:00Z" w:initials="DM(">
    <w:p w14:paraId="30ECB784" w14:textId="2EF4D57C" w:rsidR="004D671E" w:rsidRDefault="004D671E">
      <w:pPr>
        <w:pStyle w:val="CommentText"/>
      </w:pPr>
      <w:r>
        <w:rPr>
          <w:rStyle w:val="CommentReference"/>
        </w:rPr>
        <w:annotationRef/>
      </w:r>
      <w:r>
        <w:rPr>
          <w:lang w:val="fr-FR"/>
        </w:rPr>
        <w:t xml:space="preserve">I think she also asks  how the question were phrased. </w:t>
      </w:r>
    </w:p>
    <w:p w14:paraId="044904D2" w14:textId="77777777" w:rsidR="004D671E" w:rsidRDefault="004D671E">
      <w:pPr>
        <w:pStyle w:val="CommentText"/>
      </w:pPr>
    </w:p>
    <w:p w14:paraId="2F416137" w14:textId="77777777" w:rsidR="004D671E" w:rsidRDefault="004D671E" w:rsidP="004B6AD5">
      <w:pPr>
        <w:pStyle w:val="CommentText"/>
      </w:pPr>
      <w:r>
        <w:rPr>
          <w:lang w:val="fr-FR"/>
        </w:rPr>
        <w:t xml:space="preserve">What we can do is say "the task is available for the readers to try at [link] (with the demographic part at the beginning), and the exact question phrasing can also be seen in the experiment code [link to the questions in the jspsych file?] </w:t>
      </w:r>
    </w:p>
  </w:comment>
  <w:comment w:id="17" w:author="Dominique Makowski (Dr)" w:date="2022-12-30T18:09:00Z" w:initials="DM(">
    <w:p w14:paraId="74E634D5" w14:textId="77777777" w:rsidR="00DF2462" w:rsidRDefault="00DF2462" w:rsidP="0040300F">
      <w:pPr>
        <w:pStyle w:val="CommentText"/>
      </w:pPr>
      <w:r>
        <w:rPr>
          <w:rStyle w:val="CommentReference"/>
        </w:rPr>
        <w:annotationRef/>
      </w:r>
      <w:r>
        <w:rPr>
          <w:lang w:val="fr-FR"/>
        </w:rPr>
        <w:t>Work in progress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7ECBEB" w15:done="0"/>
  <w15:commentEx w15:paraId="05463984" w15:done="1"/>
  <w15:commentEx w15:paraId="0CFDAFF8" w15:paraIdParent="05463984" w15:done="1"/>
  <w15:commentEx w15:paraId="069C313A" w15:done="1"/>
  <w15:commentEx w15:paraId="2F416137" w15:done="1"/>
  <w15:commentEx w15:paraId="74E634D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7F050" w16cex:dateUtc="2022-12-29T02:54:00Z"/>
  <w16cex:commentExtensible w16cex:durableId="2756E9FC" w16cex:dateUtc="2022-12-28T08:14:00Z"/>
  <w16cex:commentExtensible w16cex:durableId="2757F2E0" w16cex:dateUtc="2022-12-29T03:05:00Z"/>
  <w16cex:commentExtensible w16cex:durableId="275846D6" w16cex:dateUtc="2022-12-29T09:03:00Z"/>
  <w16cex:commentExtensible w16cex:durableId="2757F553" w16cex:dateUtc="2022-12-29T03:15:00Z"/>
  <w16cex:commentExtensible w16cex:durableId="2759A7C7" w16cex:dateUtc="2022-12-30T10: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7ECBEB" w16cid:durableId="2757F050"/>
  <w16cid:commentId w16cid:paraId="05463984" w16cid:durableId="2756E9FC"/>
  <w16cid:commentId w16cid:paraId="0CFDAFF8" w16cid:durableId="2757F2E0"/>
  <w16cid:commentId w16cid:paraId="069C313A" w16cid:durableId="275846D6"/>
  <w16cid:commentId w16cid:paraId="2F416137" w16cid:durableId="2757F553"/>
  <w16cid:commentId w16cid:paraId="74E634D5" w16cid:durableId="2759A7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60618" w14:textId="77777777" w:rsidR="00041795" w:rsidRDefault="00041795" w:rsidP="00521A36">
      <w:r>
        <w:separator/>
      </w:r>
    </w:p>
  </w:endnote>
  <w:endnote w:type="continuationSeparator" w:id="0">
    <w:p w14:paraId="5D7385F5" w14:textId="77777777" w:rsidR="00041795" w:rsidRDefault="00041795" w:rsidP="00521A36">
      <w:r>
        <w:continuationSeparator/>
      </w:r>
    </w:p>
  </w:endnote>
  <w:endnote w:type="continuationNotice" w:id="1">
    <w:p w14:paraId="3CE5BC75" w14:textId="77777777" w:rsidR="00041795" w:rsidRDefault="000417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07B46" w14:textId="77777777" w:rsidR="00041795" w:rsidRDefault="00041795" w:rsidP="00521A36">
      <w:r>
        <w:separator/>
      </w:r>
    </w:p>
  </w:footnote>
  <w:footnote w:type="continuationSeparator" w:id="0">
    <w:p w14:paraId="61E0D003" w14:textId="77777777" w:rsidR="00041795" w:rsidRDefault="00041795" w:rsidP="00521A36">
      <w:r>
        <w:continuationSeparator/>
      </w:r>
    </w:p>
  </w:footnote>
  <w:footnote w:type="continuationNotice" w:id="1">
    <w:p w14:paraId="6DB08D7D" w14:textId="77777777" w:rsidR="00041795" w:rsidRDefault="0004179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6414210"/>
    <w:multiLevelType w:val="hybridMultilevel"/>
    <w:tmpl w:val="22EC1576"/>
    <w:lvl w:ilvl="0" w:tplc="3DCC1E2E">
      <w:start w:val="5"/>
      <w:numFmt w:val="bullet"/>
      <w:lvlText w:val="-"/>
      <w:lvlJc w:val="left"/>
      <w:pPr>
        <w:ind w:left="720" w:hanging="360"/>
      </w:pPr>
      <w:rPr>
        <w:rFonts w:ascii="Times" w:eastAsia="Times New Roman" w:hAnsi="Times" w:cs="Time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6BA7643"/>
    <w:multiLevelType w:val="hybridMultilevel"/>
    <w:tmpl w:val="CAF00718"/>
    <w:lvl w:ilvl="0" w:tplc="DB0253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D11E50"/>
    <w:multiLevelType w:val="hybridMultilevel"/>
    <w:tmpl w:val="DF22A7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3692058"/>
    <w:multiLevelType w:val="hybridMultilevel"/>
    <w:tmpl w:val="DF22A738"/>
    <w:lvl w:ilvl="0" w:tplc="ECAE589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7D73FF7"/>
    <w:multiLevelType w:val="hybridMultilevel"/>
    <w:tmpl w:val="160C368A"/>
    <w:lvl w:ilvl="0" w:tplc="ACBEA15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945308599">
    <w:abstractNumId w:val="4"/>
  </w:num>
  <w:num w:numId="2" w16cid:durableId="1836994567">
    <w:abstractNumId w:val="2"/>
  </w:num>
  <w:num w:numId="3" w16cid:durableId="743911131">
    <w:abstractNumId w:val="5"/>
  </w:num>
  <w:num w:numId="4" w16cid:durableId="1188758958">
    <w:abstractNumId w:val="0"/>
  </w:num>
  <w:num w:numId="5" w16cid:durableId="139538904">
    <w:abstractNumId w:val="3"/>
  </w:num>
  <w:num w:numId="6" w16cid:durableId="113410227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minique Makowski (Dr)">
    <w15:presenceInfo w15:providerId="None" w15:userId="Dominique Makowski (Dr)"/>
  </w15:person>
  <w15:person w15:author="TE AN SHU">
    <w15:presenceInfo w15:providerId="None" w15:userId="TE AN SH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998"/>
    <w:rsid w:val="0000176F"/>
    <w:rsid w:val="00021A15"/>
    <w:rsid w:val="00037041"/>
    <w:rsid w:val="00037F95"/>
    <w:rsid w:val="00040C7C"/>
    <w:rsid w:val="00040CF4"/>
    <w:rsid w:val="00041795"/>
    <w:rsid w:val="00043DD1"/>
    <w:rsid w:val="00045187"/>
    <w:rsid w:val="00065674"/>
    <w:rsid w:val="000A655A"/>
    <w:rsid w:val="000A71D0"/>
    <w:rsid w:val="000B02CE"/>
    <w:rsid w:val="000C7FE8"/>
    <w:rsid w:val="000D1B63"/>
    <w:rsid w:val="000D39A7"/>
    <w:rsid w:val="001129F4"/>
    <w:rsid w:val="001179F6"/>
    <w:rsid w:val="00131A5A"/>
    <w:rsid w:val="00135134"/>
    <w:rsid w:val="001634BC"/>
    <w:rsid w:val="00167367"/>
    <w:rsid w:val="001A0BBA"/>
    <w:rsid w:val="001A1BD2"/>
    <w:rsid w:val="001A54F3"/>
    <w:rsid w:val="001A563E"/>
    <w:rsid w:val="001A7338"/>
    <w:rsid w:val="001D6DC0"/>
    <w:rsid w:val="001E1A09"/>
    <w:rsid w:val="002037F5"/>
    <w:rsid w:val="00206D94"/>
    <w:rsid w:val="00216D5B"/>
    <w:rsid w:val="00224423"/>
    <w:rsid w:val="002350CA"/>
    <w:rsid w:val="0024672B"/>
    <w:rsid w:val="00273B0D"/>
    <w:rsid w:val="00296D22"/>
    <w:rsid w:val="00297554"/>
    <w:rsid w:val="002A51FF"/>
    <w:rsid w:val="002D3CC0"/>
    <w:rsid w:val="002E7B0E"/>
    <w:rsid w:val="002F078C"/>
    <w:rsid w:val="00306AB3"/>
    <w:rsid w:val="003150E4"/>
    <w:rsid w:val="0031658E"/>
    <w:rsid w:val="003249B8"/>
    <w:rsid w:val="00332742"/>
    <w:rsid w:val="003616A5"/>
    <w:rsid w:val="00371B30"/>
    <w:rsid w:val="003A4598"/>
    <w:rsid w:val="003A5352"/>
    <w:rsid w:val="003B53A3"/>
    <w:rsid w:val="003B7792"/>
    <w:rsid w:val="003C35D1"/>
    <w:rsid w:val="003C6835"/>
    <w:rsid w:val="003C6E5F"/>
    <w:rsid w:val="003D255F"/>
    <w:rsid w:val="00406AD0"/>
    <w:rsid w:val="00412464"/>
    <w:rsid w:val="004240FB"/>
    <w:rsid w:val="004353B9"/>
    <w:rsid w:val="00454FBD"/>
    <w:rsid w:val="004559D5"/>
    <w:rsid w:val="00474186"/>
    <w:rsid w:val="004757D3"/>
    <w:rsid w:val="00485CA4"/>
    <w:rsid w:val="00486063"/>
    <w:rsid w:val="004B1950"/>
    <w:rsid w:val="004C35EC"/>
    <w:rsid w:val="004D671E"/>
    <w:rsid w:val="004E26ED"/>
    <w:rsid w:val="004F07BE"/>
    <w:rsid w:val="004F7B2C"/>
    <w:rsid w:val="0051642E"/>
    <w:rsid w:val="0051793B"/>
    <w:rsid w:val="00521A36"/>
    <w:rsid w:val="00527416"/>
    <w:rsid w:val="0056051D"/>
    <w:rsid w:val="005701F4"/>
    <w:rsid w:val="00571441"/>
    <w:rsid w:val="005729E7"/>
    <w:rsid w:val="00573DA6"/>
    <w:rsid w:val="00576928"/>
    <w:rsid w:val="00581A39"/>
    <w:rsid w:val="00593970"/>
    <w:rsid w:val="005969B2"/>
    <w:rsid w:val="005A3C57"/>
    <w:rsid w:val="005C4A48"/>
    <w:rsid w:val="005D0D2C"/>
    <w:rsid w:val="005E4169"/>
    <w:rsid w:val="00600225"/>
    <w:rsid w:val="00613609"/>
    <w:rsid w:val="006165C8"/>
    <w:rsid w:val="00627A40"/>
    <w:rsid w:val="00647E61"/>
    <w:rsid w:val="006572A4"/>
    <w:rsid w:val="00657CEB"/>
    <w:rsid w:val="00662210"/>
    <w:rsid w:val="00662E55"/>
    <w:rsid w:val="006702C4"/>
    <w:rsid w:val="00686A1D"/>
    <w:rsid w:val="006A032A"/>
    <w:rsid w:val="006A3701"/>
    <w:rsid w:val="006A768C"/>
    <w:rsid w:val="006C5341"/>
    <w:rsid w:val="006D5517"/>
    <w:rsid w:val="006E4546"/>
    <w:rsid w:val="006E656A"/>
    <w:rsid w:val="006F1FDC"/>
    <w:rsid w:val="00716F87"/>
    <w:rsid w:val="00722677"/>
    <w:rsid w:val="00727217"/>
    <w:rsid w:val="00734C18"/>
    <w:rsid w:val="00747FB9"/>
    <w:rsid w:val="00756FC5"/>
    <w:rsid w:val="00772477"/>
    <w:rsid w:val="00775EB5"/>
    <w:rsid w:val="00776538"/>
    <w:rsid w:val="0079355D"/>
    <w:rsid w:val="007944C6"/>
    <w:rsid w:val="00795F4B"/>
    <w:rsid w:val="007B2845"/>
    <w:rsid w:val="007B3702"/>
    <w:rsid w:val="007D4F51"/>
    <w:rsid w:val="007D59A7"/>
    <w:rsid w:val="007E034A"/>
    <w:rsid w:val="007E1B04"/>
    <w:rsid w:val="007E200E"/>
    <w:rsid w:val="008027CD"/>
    <w:rsid w:val="00802812"/>
    <w:rsid w:val="00811D31"/>
    <w:rsid w:val="008235EA"/>
    <w:rsid w:val="00843998"/>
    <w:rsid w:val="00853BC2"/>
    <w:rsid w:val="00864E60"/>
    <w:rsid w:val="0086532B"/>
    <w:rsid w:val="00871A3D"/>
    <w:rsid w:val="008732BC"/>
    <w:rsid w:val="00886734"/>
    <w:rsid w:val="008941BB"/>
    <w:rsid w:val="00896AE7"/>
    <w:rsid w:val="008A080A"/>
    <w:rsid w:val="008A2813"/>
    <w:rsid w:val="008A5202"/>
    <w:rsid w:val="008C5180"/>
    <w:rsid w:val="008C5969"/>
    <w:rsid w:val="008D49EE"/>
    <w:rsid w:val="008D7FAF"/>
    <w:rsid w:val="008E1FD3"/>
    <w:rsid w:val="008F19A0"/>
    <w:rsid w:val="00920F46"/>
    <w:rsid w:val="00923517"/>
    <w:rsid w:val="00932533"/>
    <w:rsid w:val="009325E3"/>
    <w:rsid w:val="0093483C"/>
    <w:rsid w:val="009437A6"/>
    <w:rsid w:val="00957A91"/>
    <w:rsid w:val="00982609"/>
    <w:rsid w:val="0098536D"/>
    <w:rsid w:val="00994073"/>
    <w:rsid w:val="00995445"/>
    <w:rsid w:val="009968D3"/>
    <w:rsid w:val="009A4D4C"/>
    <w:rsid w:val="009A773F"/>
    <w:rsid w:val="009E154C"/>
    <w:rsid w:val="00A05284"/>
    <w:rsid w:val="00A10DFE"/>
    <w:rsid w:val="00A14658"/>
    <w:rsid w:val="00A16DFA"/>
    <w:rsid w:val="00A17E43"/>
    <w:rsid w:val="00A24205"/>
    <w:rsid w:val="00A2742C"/>
    <w:rsid w:val="00A27B59"/>
    <w:rsid w:val="00A30E45"/>
    <w:rsid w:val="00A41FFF"/>
    <w:rsid w:val="00A43796"/>
    <w:rsid w:val="00A45178"/>
    <w:rsid w:val="00A45440"/>
    <w:rsid w:val="00A45ECE"/>
    <w:rsid w:val="00A609D7"/>
    <w:rsid w:val="00A64766"/>
    <w:rsid w:val="00A83DCB"/>
    <w:rsid w:val="00A920B1"/>
    <w:rsid w:val="00AA265E"/>
    <w:rsid w:val="00AB3DBD"/>
    <w:rsid w:val="00AD32E2"/>
    <w:rsid w:val="00AE6891"/>
    <w:rsid w:val="00AE695F"/>
    <w:rsid w:val="00B159A1"/>
    <w:rsid w:val="00B41235"/>
    <w:rsid w:val="00B4739C"/>
    <w:rsid w:val="00B54885"/>
    <w:rsid w:val="00B91187"/>
    <w:rsid w:val="00BA6EF8"/>
    <w:rsid w:val="00BD15C6"/>
    <w:rsid w:val="00BE5AD9"/>
    <w:rsid w:val="00BF27AA"/>
    <w:rsid w:val="00BF6CA8"/>
    <w:rsid w:val="00C067AE"/>
    <w:rsid w:val="00C124AB"/>
    <w:rsid w:val="00C17F0F"/>
    <w:rsid w:val="00C266F1"/>
    <w:rsid w:val="00C54D59"/>
    <w:rsid w:val="00C71999"/>
    <w:rsid w:val="00C748B9"/>
    <w:rsid w:val="00C8620B"/>
    <w:rsid w:val="00CB2A74"/>
    <w:rsid w:val="00CC5020"/>
    <w:rsid w:val="00CD22AD"/>
    <w:rsid w:val="00CF1778"/>
    <w:rsid w:val="00CF2C75"/>
    <w:rsid w:val="00D122EE"/>
    <w:rsid w:val="00D214B3"/>
    <w:rsid w:val="00D3058A"/>
    <w:rsid w:val="00D41B73"/>
    <w:rsid w:val="00D470E6"/>
    <w:rsid w:val="00D50077"/>
    <w:rsid w:val="00D51574"/>
    <w:rsid w:val="00D53E25"/>
    <w:rsid w:val="00D61255"/>
    <w:rsid w:val="00D65557"/>
    <w:rsid w:val="00D71B78"/>
    <w:rsid w:val="00D76B63"/>
    <w:rsid w:val="00DA1367"/>
    <w:rsid w:val="00DD3822"/>
    <w:rsid w:val="00DD7646"/>
    <w:rsid w:val="00DF2462"/>
    <w:rsid w:val="00E11D04"/>
    <w:rsid w:val="00E22ECF"/>
    <w:rsid w:val="00E31540"/>
    <w:rsid w:val="00E82EFD"/>
    <w:rsid w:val="00E85F69"/>
    <w:rsid w:val="00E915B0"/>
    <w:rsid w:val="00EA1211"/>
    <w:rsid w:val="00EA2E8A"/>
    <w:rsid w:val="00EB765F"/>
    <w:rsid w:val="00EC4DE6"/>
    <w:rsid w:val="00EF67CB"/>
    <w:rsid w:val="00F10F3E"/>
    <w:rsid w:val="00F34A84"/>
    <w:rsid w:val="00F41D8E"/>
    <w:rsid w:val="00F53F93"/>
    <w:rsid w:val="00F65F6A"/>
    <w:rsid w:val="00F7085B"/>
    <w:rsid w:val="00F818A4"/>
    <w:rsid w:val="00F95847"/>
    <w:rsid w:val="00FD40DF"/>
    <w:rsid w:val="00FE077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CB412"/>
  <w15:chartTrackingRefBased/>
  <w15:docId w15:val="{72B9AD23-A102-1343-A9CC-CE0329BA7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7C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43998"/>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843998"/>
    <w:rPr>
      <w:color w:val="0000FF"/>
      <w:u w:val="single"/>
    </w:rPr>
  </w:style>
  <w:style w:type="character" w:customStyle="1" w:styleId="il">
    <w:name w:val="il"/>
    <w:basedOn w:val="DefaultParagraphFont"/>
    <w:rsid w:val="00843998"/>
  </w:style>
  <w:style w:type="table" w:styleId="TableGrid">
    <w:name w:val="Table Grid"/>
    <w:basedOn w:val="TableNormal"/>
    <w:uiPriority w:val="39"/>
    <w:rsid w:val="009348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5157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521A36"/>
    <w:pPr>
      <w:tabs>
        <w:tab w:val="center" w:pos="4513"/>
        <w:tab w:val="right" w:pos="9026"/>
      </w:tabs>
    </w:pPr>
  </w:style>
  <w:style w:type="character" w:customStyle="1" w:styleId="HeaderChar">
    <w:name w:val="Header Char"/>
    <w:basedOn w:val="DefaultParagraphFont"/>
    <w:link w:val="Header"/>
    <w:uiPriority w:val="99"/>
    <w:rsid w:val="00521A36"/>
  </w:style>
  <w:style w:type="paragraph" w:styleId="Footer">
    <w:name w:val="footer"/>
    <w:basedOn w:val="Normal"/>
    <w:link w:val="FooterChar"/>
    <w:uiPriority w:val="99"/>
    <w:unhideWhenUsed/>
    <w:rsid w:val="00521A36"/>
    <w:pPr>
      <w:tabs>
        <w:tab w:val="center" w:pos="4513"/>
        <w:tab w:val="right" w:pos="9026"/>
      </w:tabs>
    </w:pPr>
  </w:style>
  <w:style w:type="character" w:customStyle="1" w:styleId="FooterChar">
    <w:name w:val="Footer Char"/>
    <w:basedOn w:val="DefaultParagraphFont"/>
    <w:link w:val="Footer"/>
    <w:uiPriority w:val="99"/>
    <w:rsid w:val="00521A36"/>
  </w:style>
  <w:style w:type="paragraph" w:styleId="ListParagraph">
    <w:name w:val="List Paragraph"/>
    <w:basedOn w:val="Normal"/>
    <w:uiPriority w:val="34"/>
    <w:qFormat/>
    <w:rsid w:val="00A10DFE"/>
    <w:pPr>
      <w:ind w:left="720"/>
      <w:contextualSpacing/>
    </w:pPr>
  </w:style>
  <w:style w:type="paragraph" w:styleId="BodyText">
    <w:name w:val="Body Text"/>
    <w:basedOn w:val="Normal"/>
    <w:link w:val="BodyTextChar"/>
    <w:uiPriority w:val="99"/>
    <w:unhideWhenUsed/>
    <w:rsid w:val="00A10DFE"/>
    <w:pPr>
      <w:spacing w:after="120"/>
    </w:pPr>
  </w:style>
  <w:style w:type="character" w:customStyle="1" w:styleId="BodyTextChar">
    <w:name w:val="Body Text Char"/>
    <w:basedOn w:val="DefaultParagraphFont"/>
    <w:link w:val="BodyText"/>
    <w:uiPriority w:val="99"/>
    <w:rsid w:val="00A10DFE"/>
  </w:style>
  <w:style w:type="paragraph" w:customStyle="1" w:styleId="Compact">
    <w:name w:val="Compact"/>
    <w:basedOn w:val="BodyText"/>
    <w:qFormat/>
    <w:rsid w:val="00D41B73"/>
    <w:pPr>
      <w:spacing w:before="180" w:after="180"/>
    </w:pPr>
    <w:rPr>
      <w:rFonts w:ascii="Times New Roman" w:eastAsiaTheme="minorHAnsi" w:hAnsi="Times New Roman"/>
      <w:lang w:val="en-US" w:eastAsia="en-US"/>
    </w:rPr>
  </w:style>
  <w:style w:type="paragraph" w:styleId="BlockText">
    <w:name w:val="Block Text"/>
    <w:basedOn w:val="BodyText"/>
    <w:next w:val="BodyText"/>
    <w:uiPriority w:val="9"/>
    <w:unhideWhenUsed/>
    <w:qFormat/>
    <w:rsid w:val="00D41B73"/>
    <w:pPr>
      <w:spacing w:before="100" w:after="100" w:line="480" w:lineRule="auto"/>
      <w:ind w:firstLine="680"/>
    </w:pPr>
    <w:rPr>
      <w:rFonts w:asciiTheme="majorHAnsi" w:eastAsiaTheme="majorEastAsia" w:hAnsiTheme="majorHAnsi" w:cstheme="majorBidi"/>
      <w:bCs/>
      <w:sz w:val="20"/>
      <w:szCs w:val="20"/>
      <w:lang w:val="en-US" w:eastAsia="en-US"/>
    </w:rPr>
  </w:style>
  <w:style w:type="character" w:styleId="CommentReference">
    <w:name w:val="annotation reference"/>
    <w:basedOn w:val="DefaultParagraphFont"/>
    <w:uiPriority w:val="99"/>
    <w:semiHidden/>
    <w:unhideWhenUsed/>
    <w:rsid w:val="00886734"/>
    <w:rPr>
      <w:sz w:val="16"/>
      <w:szCs w:val="16"/>
    </w:rPr>
  </w:style>
  <w:style w:type="paragraph" w:styleId="CommentText">
    <w:name w:val="annotation text"/>
    <w:basedOn w:val="Normal"/>
    <w:link w:val="CommentTextChar"/>
    <w:uiPriority w:val="99"/>
    <w:unhideWhenUsed/>
    <w:rsid w:val="00886734"/>
    <w:rPr>
      <w:sz w:val="20"/>
      <w:szCs w:val="20"/>
    </w:rPr>
  </w:style>
  <w:style w:type="character" w:customStyle="1" w:styleId="CommentTextChar">
    <w:name w:val="Comment Text Char"/>
    <w:basedOn w:val="DefaultParagraphFont"/>
    <w:link w:val="CommentText"/>
    <w:uiPriority w:val="99"/>
    <w:rsid w:val="00886734"/>
    <w:rPr>
      <w:sz w:val="20"/>
      <w:szCs w:val="20"/>
    </w:rPr>
  </w:style>
  <w:style w:type="paragraph" w:styleId="CommentSubject">
    <w:name w:val="annotation subject"/>
    <w:basedOn w:val="CommentText"/>
    <w:next w:val="CommentText"/>
    <w:link w:val="CommentSubjectChar"/>
    <w:uiPriority w:val="99"/>
    <w:semiHidden/>
    <w:unhideWhenUsed/>
    <w:rsid w:val="00886734"/>
    <w:rPr>
      <w:b/>
      <w:bCs/>
    </w:rPr>
  </w:style>
  <w:style w:type="character" w:customStyle="1" w:styleId="CommentSubjectChar">
    <w:name w:val="Comment Subject Char"/>
    <w:basedOn w:val="CommentTextChar"/>
    <w:link w:val="CommentSubject"/>
    <w:uiPriority w:val="99"/>
    <w:semiHidden/>
    <w:rsid w:val="00886734"/>
    <w:rPr>
      <w:b/>
      <w:bCs/>
      <w:sz w:val="20"/>
      <w:szCs w:val="20"/>
    </w:rPr>
  </w:style>
  <w:style w:type="paragraph" w:styleId="Revision">
    <w:name w:val="Revision"/>
    <w:hidden/>
    <w:uiPriority w:val="99"/>
    <w:semiHidden/>
    <w:rsid w:val="00593970"/>
  </w:style>
  <w:style w:type="character" w:styleId="UnresolvedMention">
    <w:name w:val="Unresolved Mention"/>
    <w:basedOn w:val="DefaultParagraphFont"/>
    <w:uiPriority w:val="99"/>
    <w:semiHidden/>
    <w:unhideWhenUsed/>
    <w:rsid w:val="008235EA"/>
    <w:rPr>
      <w:color w:val="605E5C"/>
      <w:shd w:val="clear" w:color="auto" w:fill="E1DFDD"/>
    </w:rPr>
  </w:style>
  <w:style w:type="paragraph" w:styleId="HTMLPreformatted">
    <w:name w:val="HTML Preformatted"/>
    <w:basedOn w:val="Normal"/>
    <w:link w:val="HTMLPreformattedChar"/>
    <w:uiPriority w:val="99"/>
    <w:semiHidden/>
    <w:unhideWhenUsed/>
    <w:rsid w:val="00823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SG"/>
    </w:rPr>
  </w:style>
  <w:style w:type="character" w:customStyle="1" w:styleId="HTMLPreformattedChar">
    <w:name w:val="HTML Preformatted Char"/>
    <w:basedOn w:val="DefaultParagraphFont"/>
    <w:link w:val="HTMLPreformatted"/>
    <w:uiPriority w:val="99"/>
    <w:semiHidden/>
    <w:rsid w:val="008235EA"/>
    <w:rPr>
      <w:rFonts w:ascii="Courier New" w:eastAsia="Times New Roman" w:hAnsi="Courier New" w:cs="Courier New"/>
      <w:sz w:val="20"/>
      <w:szCs w:val="20"/>
      <w:lang w:eastAsia="en-SG"/>
    </w:rPr>
  </w:style>
  <w:style w:type="character" w:customStyle="1" w:styleId="hljs-string">
    <w:name w:val="hljs-string"/>
    <w:basedOn w:val="DefaultParagraphFont"/>
    <w:rsid w:val="008235EA"/>
  </w:style>
  <w:style w:type="character" w:styleId="HTMLCode">
    <w:name w:val="HTML Code"/>
    <w:basedOn w:val="DefaultParagraphFont"/>
    <w:uiPriority w:val="99"/>
    <w:semiHidden/>
    <w:unhideWhenUsed/>
    <w:rsid w:val="008235EA"/>
    <w:rPr>
      <w:rFonts w:ascii="Courier New" w:eastAsia="Times New Roman" w:hAnsi="Courier New" w:cs="Courier New"/>
      <w:sz w:val="20"/>
      <w:szCs w:val="20"/>
    </w:rPr>
  </w:style>
  <w:style w:type="character" w:customStyle="1" w:styleId="hljs-comment">
    <w:name w:val="hljs-comment"/>
    <w:basedOn w:val="DefaultParagraphFont"/>
    <w:rsid w:val="008235EA"/>
  </w:style>
  <w:style w:type="character" w:styleId="FollowedHyperlink">
    <w:name w:val="FollowedHyperlink"/>
    <w:basedOn w:val="DefaultParagraphFont"/>
    <w:uiPriority w:val="99"/>
    <w:semiHidden/>
    <w:unhideWhenUsed/>
    <w:rsid w:val="00795F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630888">
      <w:bodyDiv w:val="1"/>
      <w:marLeft w:val="0"/>
      <w:marRight w:val="0"/>
      <w:marTop w:val="0"/>
      <w:marBottom w:val="0"/>
      <w:divBdr>
        <w:top w:val="none" w:sz="0" w:space="0" w:color="auto"/>
        <w:left w:val="none" w:sz="0" w:space="0" w:color="auto"/>
        <w:bottom w:val="none" w:sz="0" w:space="0" w:color="auto"/>
        <w:right w:val="none" w:sz="0" w:space="0" w:color="auto"/>
      </w:divBdr>
    </w:div>
    <w:div w:id="669064667">
      <w:bodyDiv w:val="1"/>
      <w:marLeft w:val="0"/>
      <w:marRight w:val="0"/>
      <w:marTop w:val="0"/>
      <w:marBottom w:val="0"/>
      <w:divBdr>
        <w:top w:val="none" w:sz="0" w:space="0" w:color="auto"/>
        <w:left w:val="none" w:sz="0" w:space="0" w:color="auto"/>
        <w:bottom w:val="none" w:sz="0" w:space="0" w:color="auto"/>
        <w:right w:val="none" w:sz="0" w:space="0" w:color="auto"/>
      </w:divBdr>
    </w:div>
    <w:div w:id="870805853">
      <w:bodyDiv w:val="1"/>
      <w:marLeft w:val="0"/>
      <w:marRight w:val="0"/>
      <w:marTop w:val="0"/>
      <w:marBottom w:val="0"/>
      <w:divBdr>
        <w:top w:val="none" w:sz="0" w:space="0" w:color="auto"/>
        <w:left w:val="none" w:sz="0" w:space="0" w:color="auto"/>
        <w:bottom w:val="none" w:sz="0" w:space="0" w:color="auto"/>
        <w:right w:val="none" w:sz="0" w:space="0" w:color="auto"/>
      </w:divBdr>
    </w:div>
    <w:div w:id="1228227764">
      <w:bodyDiv w:val="1"/>
      <w:marLeft w:val="0"/>
      <w:marRight w:val="0"/>
      <w:marTop w:val="0"/>
      <w:marBottom w:val="0"/>
      <w:divBdr>
        <w:top w:val="none" w:sz="0" w:space="0" w:color="auto"/>
        <w:left w:val="none" w:sz="0" w:space="0" w:color="auto"/>
        <w:bottom w:val="none" w:sz="0" w:space="0" w:color="auto"/>
        <w:right w:val="none" w:sz="0" w:space="0" w:color="auto"/>
      </w:divBdr>
    </w:div>
    <w:div w:id="2145460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realitybending.github.io/IllusionGameValidation/study2/study2.html"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RealityBending/IllusionGameValidation/blob/79241e21c8f65c20271ede37aa7687320e886bde/study2/index.html"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github.com/RealityBending/IllusionGameValidation/blob/main/study2/figures/outliers_RTtrials-1.png"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realitybending.github.io/IllusionGameValidation/study2/study2.html" TargetMode="External"/><Relationship Id="rId20" Type="http://schemas.openxmlformats.org/officeDocument/2006/relationships/hyperlink" Target="https://realitybending.github.io/IllusionGameValidation/study2/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github.com/RealityBending/IllusionGameValidation/blob/main/study2/figures/outliers_RT-1.png" TargetMode="External"/><Relationship Id="rId23" Type="http://schemas.openxmlformats.org/officeDocument/2006/relationships/image" Target="media/image6.png"/><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5.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36865-03CF-4BA6-8FC1-6582F8292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1994</TotalTime>
  <Pages>15</Pages>
  <Words>4101</Words>
  <Characters>23381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Peng Hui Lau</dc:creator>
  <cp:keywords/>
  <dc:description/>
  <cp:lastModifiedBy>Dominique Makowski (Dr)</cp:lastModifiedBy>
  <cp:revision>42</cp:revision>
  <dcterms:created xsi:type="dcterms:W3CDTF">2022-06-23T06:24:00Z</dcterms:created>
  <dcterms:modified xsi:type="dcterms:W3CDTF">2022-12-30T10:09:00Z</dcterms:modified>
</cp:coreProperties>
</file>