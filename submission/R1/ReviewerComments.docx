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5C240C29"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del w:id="1" w:author="Dominique Makowski (Dr)" w:date="2022-12-30T17:03:00Z">
        <w:r w:rsidR="00D71B78" w:rsidDel="00EA1211">
          <w:rPr>
            <w:rFonts w:ascii="Times New Roman" w:hAnsi="Times New Roman" w:cs="Times New Roman"/>
            <w:i/>
            <w:iCs/>
          </w:rPr>
          <w:delText>relaibility</w:delText>
        </w:r>
      </w:del>
      <w:ins w:id="2" w:author="Dominique Makowski (Dr)" w:date="2022-12-30T17:03:00Z">
        <w:r w:rsidR="00EA1211">
          <w:rPr>
            <w:rFonts w:ascii="Times New Roman" w:hAnsi="Times New Roman" w:cs="Times New Roman"/>
            <w:i/>
            <w:iCs/>
          </w:rPr>
          <w:t>reliability</w:t>
        </w:r>
      </w:ins>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3"/>
      <w:commentRangeStart w:id="4"/>
      <w:r w:rsidRPr="00A16DFA">
        <w:rPr>
          <w:rFonts w:ascii="Times" w:eastAsia="Times New Roman" w:hAnsi="Times" w:cs="Arial"/>
          <w:color w:val="222222"/>
          <w:shd w:val="clear" w:color="auto" w:fill="FFFFFF"/>
        </w:rPr>
        <w:t>Stimuli and procedure</w:t>
      </w:r>
      <w:commentRangeEnd w:id="3"/>
      <w:r w:rsidR="00994073">
        <w:rPr>
          <w:rStyle w:val="CommentReference"/>
        </w:rPr>
        <w:commentReference w:id="3"/>
      </w:r>
      <w:commentRangeEnd w:id="4"/>
      <w:r w:rsidR="00EA2E8A">
        <w:rPr>
          <w:rStyle w:val="CommentReference"/>
        </w:rPr>
        <w:commentReference w:id="4"/>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8D3CB26"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see Figure 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81A39">
      <w:pPr>
        <w:shd w:val="clear" w:color="auto" w:fill="E2EFD9" w:themeFill="accent6" w:themeFillTint="33"/>
        <w:rPr>
          <w:rFonts w:ascii="Times New Roman" w:hAnsi="Times New Roman" w:cs="Times New Roman"/>
        </w:rPr>
      </w:pPr>
    </w:p>
    <w:p w14:paraId="62198C90" w14:textId="48DA743D" w:rsidR="00994073" w:rsidRDefault="00BF1892" w:rsidP="00A16DFA">
      <w:pPr>
        <w:rPr>
          <w:rFonts w:ascii="Times" w:eastAsia="Times New Roman" w:hAnsi="Times" w:cs="Arial"/>
          <w:color w:val="222222"/>
          <w:shd w:val="clear" w:color="auto" w:fill="FF0000"/>
        </w:rPr>
      </w:pPr>
      <w:commentRangeStart w:id="5"/>
      <w:r>
        <w:rPr>
          <w:noProof/>
        </w:rPr>
        <w:lastRenderedPageBreak/>
        <w:drawing>
          <wp:inline distT="0" distB="0" distL="0" distR="0" wp14:anchorId="64F07CB3" wp14:editId="4AED243D">
            <wp:extent cx="5731510" cy="802703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027035"/>
                    </a:xfrm>
                    <a:prstGeom prst="rect">
                      <a:avLst/>
                    </a:prstGeom>
                    <a:noFill/>
                    <a:ln>
                      <a:noFill/>
                    </a:ln>
                  </pic:spPr>
                </pic:pic>
              </a:graphicData>
            </a:graphic>
          </wp:inline>
        </w:drawing>
      </w:r>
      <w:commentRangeEnd w:id="5"/>
      <w:r w:rsidR="00364ED8">
        <w:rPr>
          <w:rStyle w:val="CommentReference"/>
        </w:rPr>
        <w:commentReference w:id="5"/>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6" w:name="_Hlk122445865"/>
      <w:r w:rsidRPr="00A16DFA">
        <w:rPr>
          <w:rFonts w:ascii="Times" w:eastAsia="Times New Roman" w:hAnsi="Times" w:cs="Arial"/>
          <w:color w:val="222222"/>
          <w:shd w:val="clear" w:color="auto" w:fill="FFFFFF"/>
        </w:rPr>
        <w:t>Brig</w:t>
      </w:r>
      <w:bookmarkEnd w:id="6"/>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XXXX):</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56B1BA2A"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del w:id="7" w:author="Dominique Makowski (Dr)" w:date="2022-12-30T17:03:00Z">
        <w:r w:rsidR="009325E3" w:rsidRPr="00B41235" w:rsidDel="00D3058A">
          <w:rPr>
            <w:rFonts w:ascii="Times New Roman" w:hAnsi="Times New Roman" w:cs="Times New Roman"/>
            <w:i/>
            <w:iCs/>
          </w:rPr>
          <w:delText xml:space="preserve">a </w:delText>
        </w:r>
      </w:del>
      <w:r w:rsidR="009325E3" w:rsidRPr="00B41235">
        <w:rPr>
          <w:rFonts w:ascii="Times New Roman" w:hAnsi="Times New Roman" w:cs="Times New Roman"/>
          <w:i/>
          <w:iCs/>
        </w:rPr>
        <w:t>non-veridical perceptual experience</w:t>
      </w:r>
      <w:ins w:id="8" w:author="Dominique Makowski (Dr)" w:date="2022-12-30T17:03:00Z">
        <w:r w:rsidR="00D3058A" w:rsidRPr="00B41235">
          <w:rPr>
            <w:rFonts w:ascii="Times New Roman" w:hAnsi="Times New Roman" w:cs="Times New Roman"/>
            <w:i/>
            <w:iCs/>
          </w:rPr>
          <w:t>s</w:t>
        </w:r>
      </w:ins>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0D7CCB7B"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proofErr w:type="gramStart"/>
      <w:r w:rsidR="008C5180">
        <w:rPr>
          <w:rFonts w:ascii="Times New Roman" w:hAnsi="Times New Roman" w:cs="Times New Roman"/>
        </w:rPr>
        <w:t>)</w:t>
      </w:r>
      <w:r>
        <w:rPr>
          <w:rFonts w:ascii="Times New Roman" w:hAnsi="Times New Roman" w:cs="Times New Roman"/>
        </w:rPr>
        <w:t>, and</w:t>
      </w:r>
      <w:proofErr w:type="gramEnd"/>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2DB5222E"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tracked by the platform which, I believe, filter</w:t>
      </w:r>
      <w:r w:rsidR="007D59A7">
        <w:rPr>
          <w:rFonts w:ascii="Times" w:eastAsia="Times New Roman" w:hAnsi="Times" w:cs="Arial"/>
          <w:color w:val="222222"/>
          <w:shd w:val="clear" w:color="auto" w:fill="E2EFD9" w:themeFill="accent6" w:themeFillTint="33"/>
        </w:rPr>
        <w:t>s</w:t>
      </w:r>
      <w:r w:rsidR="001A54F3" w:rsidRPr="006A032A">
        <w:rPr>
          <w:rFonts w:ascii="Times" w:eastAsia="Times New Roman" w:hAnsi="Times" w:cs="Arial"/>
          <w:color w:val="222222"/>
          <w:shd w:val="clear" w:color="auto" w:fill="E2EFD9" w:themeFill="accent6" w:themeFillTint="33"/>
        </w:rPr>
        <w:t xml:space="preserve">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lastRenderedPageBreak/>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2889137"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9"/>
      <w:commentRangeEnd w:id="9"/>
      <w:r w:rsidR="00795F4B">
        <w:rPr>
          <w:rStyle w:val="CommentReference"/>
        </w:rPr>
        <w:commentReference w:id="9"/>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3D792199"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lastRenderedPageBreak/>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 xml:space="preserve">Participants were first given a brief demographic survey, </w:t>
      </w:r>
      <w:commentRangeStart w:id="10"/>
      <w:r w:rsidRPr="004D671E">
        <w:rPr>
          <w:rFonts w:ascii="Times New Roman" w:hAnsi="Times New Roman" w:cs="Times New Roman"/>
          <w:i/>
          <w:iCs/>
        </w:rPr>
        <w:t>which collected information regarding their age, gender, country of birth, ethnicity, and highest attained education leve</w:t>
      </w:r>
      <w:commentRangeEnd w:id="10"/>
      <w:r w:rsidR="004D671E">
        <w:rPr>
          <w:rStyle w:val="CommentReference"/>
        </w:rPr>
        <w:commentReference w:id="10"/>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0"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1"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28FB2662"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68DDBB79"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4EBE95B"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ins w:id="11" w:author="Dominique Makowski (Dr)" w:date="2022-12-30T17:26:00Z">
        <w:r w:rsidR="003616A5">
          <w:rPr>
            <w:rFonts w:ascii="Times New Roman" w:hAnsi="Times New Roman" w:cs="Times New Roman"/>
            <w:i/>
            <w:iCs/>
          </w:rPr>
          <w:t xml:space="preserve"> measure of</w:t>
        </w:r>
      </w:ins>
      <w:r w:rsidRPr="003D255F">
        <w:rPr>
          <w:rFonts w:ascii="Times New Roman" w:hAnsi="Times New Roman" w:cs="Times New Roman"/>
          <w:i/>
          <w:iCs/>
        </w:rPr>
        <w:t xml:space="preserve"> screen size </w:t>
      </w:r>
      <w:ins w:id="12" w:author="Dominique Makowski (Dr)" w:date="2022-12-30T17:26:00Z">
        <w:r w:rsidR="003616A5">
          <w:rPr>
            <w:rFonts w:ascii="Times New Roman" w:hAnsi="Times New Roman" w:cs="Times New Roman"/>
            <w:i/>
            <w:iCs/>
          </w:rPr>
          <w:t>used</w:t>
        </w:r>
      </w:ins>
      <w:ins w:id="13" w:author="Dominique Makowski (Dr)" w:date="2022-12-30T17:27:00Z">
        <w:r w:rsidR="003616A5">
          <w:rPr>
            <w:rFonts w:ascii="Times New Roman" w:hAnsi="Times New Roman" w:cs="Times New Roman"/>
            <w:i/>
            <w:iCs/>
          </w:rPr>
          <w:t xml:space="preserve">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w:t>
        </w:r>
      </w:ins>
      <w:ins w:id="14" w:author="Dominique Makowski (Dr)" w:date="2022-12-30T17:26:00Z">
        <w:r w:rsidR="003616A5">
          <w:rPr>
            <w:rFonts w:ascii="Times New Roman" w:hAnsi="Times New Roman" w:cs="Times New Roman"/>
            <w:i/>
            <w:iCs/>
          </w:rPr>
          <w:t xml:space="preserve"> </w:t>
        </w:r>
      </w:ins>
      <w:r w:rsidRPr="003D255F">
        <w:rPr>
          <w:rFonts w:ascii="Times New Roman" w:hAnsi="Times New Roman" w:cs="Times New Roman"/>
          <w:i/>
          <w:iCs/>
        </w:rPr>
        <w:t>is</w:t>
      </w:r>
      <w:ins w:id="15" w:author="Dominique Makowski (Dr)" w:date="2022-12-30T17:27:00Z">
        <w:r w:rsidR="003616A5">
          <w:rPr>
            <w:rFonts w:ascii="Times New Roman" w:hAnsi="Times New Roman" w:cs="Times New Roman"/>
            <w:i/>
            <w:iCs/>
          </w:rPr>
          <w:t xml:space="preserve"> only</w:t>
        </w:r>
      </w:ins>
      <w:r w:rsidRPr="003D255F">
        <w:rPr>
          <w:rFonts w:ascii="Times New Roman" w:hAnsi="Times New Roman" w:cs="Times New Roman"/>
          <w:i/>
          <w:iCs/>
        </w:rPr>
        <w:t xml:space="preserve"> a proxy of the true </w:t>
      </w:r>
      <w:ins w:id="16" w:author="Dominique Makowski (Dr)" w:date="2022-12-30T17:27:00Z">
        <w:r w:rsidR="003616A5">
          <w:rPr>
            <w:rFonts w:ascii="Times New Roman" w:hAnsi="Times New Roman" w:cs="Times New Roman"/>
            <w:i/>
            <w:iCs/>
          </w:rPr>
          <w:t xml:space="preserve">physical </w:t>
        </w:r>
      </w:ins>
      <w:r w:rsidRPr="003D255F">
        <w:rPr>
          <w:rFonts w:ascii="Times New Roman" w:hAnsi="Times New Roman" w:cs="Times New Roman"/>
          <w:i/>
          <w:iCs/>
        </w:rPr>
        <w:t>screen size</w:t>
      </w:r>
      <w:del w:id="17" w:author="Dominique Makowski (Dr)" w:date="2022-12-30T17:27:00Z">
        <w:r w:rsidRPr="003D255F" w:rsidDel="003616A5">
          <w:rPr>
            <w:rFonts w:ascii="Times New Roman" w:hAnsi="Times New Roman" w:cs="Times New Roman"/>
            <w:i/>
            <w:iCs/>
          </w:rPr>
          <w:delText>, measured using the number of pixels</w:delText>
        </w:r>
      </w:del>
      <w:r w:rsidRPr="003D255F">
        <w:rPr>
          <w:rFonts w:ascii="Times New Roman" w:hAnsi="Times New Roman" w:cs="Times New Roman"/>
          <w:i/>
          <w:iCs/>
        </w:rPr>
        <w:t>.</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lastRenderedPageBreak/>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464AB67E" w14:textId="0EBAA00C" w:rsidR="00647E61" w:rsidRDefault="00647E61" w:rsidP="00DF2462">
      <w:pPr>
        <w:shd w:val="clear" w:color="auto" w:fill="FBE4D5" w:themeFill="accent2" w:themeFillTint="33"/>
        <w:rPr>
          <w:rFonts w:ascii="Times New Roman" w:hAnsi="Times New Roman" w:cs="Times New Roman"/>
        </w:rPr>
      </w:pPr>
      <w:commentRangeStart w:id="18"/>
      <w:r>
        <w:rPr>
          <w:rFonts w:ascii="Times New Roman" w:hAnsi="Times New Roman" w:cs="Times New Roman"/>
        </w:rPr>
        <w:t>To complete our answer to Reviewer 1 about ensuring data quality, “implausibly fast” refers here to 1)</w:t>
      </w:r>
    </w:p>
    <w:p w14:paraId="289AA7C7" w14:textId="77777777" w:rsidR="00647E61" w:rsidRDefault="00647E61" w:rsidP="00DF2462">
      <w:pPr>
        <w:shd w:val="clear" w:color="auto" w:fill="FBE4D5" w:themeFill="accent2" w:themeFillTint="33"/>
        <w:rPr>
          <w:rFonts w:ascii="Times New Roman" w:hAnsi="Times New Roman" w:cs="Times New Roman"/>
        </w:rPr>
      </w:pPr>
    </w:p>
    <w:p w14:paraId="249C0AF9" w14:textId="7C140439" w:rsidR="00627A40" w:rsidRPr="00647E61" w:rsidRDefault="00853BC2" w:rsidP="00DF2462">
      <w:pPr>
        <w:shd w:val="clear" w:color="auto" w:fill="FBE4D5" w:themeFill="accent2" w:themeFillTint="33"/>
        <w:rPr>
          <w:rFonts w:ascii="Times New Roman" w:hAnsi="Times New Roman" w:cs="Times New Roman"/>
        </w:rPr>
      </w:pPr>
      <w:r w:rsidRPr="00647E61">
        <w:rPr>
          <w:rFonts w:ascii="Times New Roman" w:hAnsi="Times New Roman" w:cs="Times New Roman"/>
        </w:rPr>
        <w:t xml:space="preserve">We visually inspected the </w:t>
      </w:r>
      <w:r w:rsidR="0031658E" w:rsidRPr="00647E61">
        <w:rPr>
          <w:rFonts w:ascii="Times New Roman" w:hAnsi="Times New Roman" w:cs="Times New Roman"/>
        </w:rPr>
        <w:t>response time</w:t>
      </w:r>
      <w:r w:rsidRPr="00647E61">
        <w:rPr>
          <w:rFonts w:ascii="Times New Roman" w:hAnsi="Times New Roman" w:cs="Times New Roman"/>
        </w:rPr>
        <w:t xml:space="preserve"> </w:t>
      </w:r>
      <w:r w:rsidR="0031658E" w:rsidRPr="00647E61">
        <w:rPr>
          <w:rFonts w:ascii="Times New Roman" w:hAnsi="Times New Roman" w:cs="Times New Roman"/>
        </w:rPr>
        <w:t xml:space="preserve">(RT) </w:t>
      </w:r>
      <w:r w:rsidRPr="00647E61">
        <w:rPr>
          <w:rFonts w:ascii="Times New Roman" w:hAnsi="Times New Roman" w:cs="Times New Roman"/>
        </w:rPr>
        <w:t xml:space="preserve">distribution </w:t>
      </w:r>
      <w:r w:rsidR="0031658E" w:rsidRPr="00647E61">
        <w:rPr>
          <w:rFonts w:ascii="Times New Roman" w:hAnsi="Times New Roman" w:cs="Times New Roman"/>
        </w:rPr>
        <w:t>of each set of illusion blocks for</w:t>
      </w:r>
      <w:r w:rsidRPr="00647E61">
        <w:rPr>
          <w:rFonts w:ascii="Times New Roman" w:hAnsi="Times New Roman" w:cs="Times New Roman"/>
        </w:rPr>
        <w:t xml:space="preserve"> each participant</w:t>
      </w:r>
      <w:r w:rsidR="0031658E" w:rsidRPr="00647E61">
        <w:rPr>
          <w:rFonts w:ascii="Times New Roman" w:hAnsi="Times New Roman" w:cs="Times New Roman"/>
        </w:rPr>
        <w:t xml:space="preserve"> </w:t>
      </w:r>
      <w:r w:rsidR="0024672B" w:rsidRPr="00647E61">
        <w:rPr>
          <w:rFonts w:ascii="Times New Roman" w:hAnsi="Times New Roman" w:cs="Times New Roman"/>
        </w:rPr>
        <w:t>separately and</w:t>
      </w:r>
      <w:r w:rsidR="0031658E" w:rsidRPr="00647E61">
        <w:rPr>
          <w:rFonts w:ascii="Times New Roman" w:hAnsi="Times New Roman" w:cs="Times New Roman"/>
        </w:rPr>
        <w:t xml:space="preserve"> </w:t>
      </w:r>
      <w:r w:rsidRPr="00647E61">
        <w:rPr>
          <w:rFonts w:ascii="Times New Roman" w:hAnsi="Times New Roman" w:cs="Times New Roman"/>
        </w:rPr>
        <w:t>plott</w:t>
      </w:r>
      <w:r w:rsidR="0031658E" w:rsidRPr="00647E61">
        <w:rPr>
          <w:rFonts w:ascii="Times New Roman" w:hAnsi="Times New Roman" w:cs="Times New Roman"/>
        </w:rPr>
        <w:t>ed</w:t>
      </w:r>
      <w:r w:rsidRPr="00647E61">
        <w:rPr>
          <w:rFonts w:ascii="Times New Roman" w:hAnsi="Times New Roman" w:cs="Times New Roman"/>
        </w:rPr>
        <w:t xml:space="preserve"> them against the </w:t>
      </w:r>
      <w:r w:rsidR="00627A40" w:rsidRPr="00647E61">
        <w:rPr>
          <w:rFonts w:ascii="Times New Roman" w:hAnsi="Times New Roman" w:cs="Times New Roman"/>
        </w:rPr>
        <w:t>mean RT distribution</w:t>
      </w:r>
      <w:r w:rsidR="0031658E" w:rsidRPr="00647E61">
        <w:rPr>
          <w:rFonts w:ascii="Times New Roman" w:hAnsi="Times New Roman" w:cs="Times New Roman"/>
        </w:rPr>
        <w:t xml:space="preserve"> (across all participants)</w:t>
      </w:r>
      <w:r w:rsidR="00627A40" w:rsidRPr="00647E61">
        <w:rPr>
          <w:rFonts w:ascii="Times New Roman" w:hAnsi="Times New Roman" w:cs="Times New Roman"/>
        </w:rPr>
        <w:t xml:space="preserve"> to identify outliers.</w:t>
      </w:r>
      <w:r w:rsidR="0024672B" w:rsidRPr="00647E61">
        <w:rPr>
          <w:rFonts w:ascii="Times New Roman" w:hAnsi="Times New Roman" w:cs="Times New Roman"/>
        </w:rPr>
        <w:t xml:space="preserve"> </w:t>
      </w:r>
      <w:r w:rsidR="00627A40" w:rsidRPr="00647E61">
        <w:rPr>
          <w:rFonts w:ascii="Times New Roman" w:hAnsi="Times New Roman" w:cs="Times New Roman"/>
        </w:rPr>
        <w:t xml:space="preserve">To </w:t>
      </w:r>
      <w:r w:rsidRPr="00647E61">
        <w:rPr>
          <w:rFonts w:ascii="Times New Roman" w:hAnsi="Times New Roman" w:cs="Times New Roman"/>
        </w:rPr>
        <w:t>illustrate</w:t>
      </w:r>
      <w:r w:rsidR="00627A40" w:rsidRPr="00647E61">
        <w:rPr>
          <w:rFonts w:ascii="Times New Roman" w:hAnsi="Times New Roman" w:cs="Times New Roman"/>
        </w:rPr>
        <w:t xml:space="preserve">, we plotted a few examples </w:t>
      </w:r>
      <w:r w:rsidRPr="00647E61">
        <w:rPr>
          <w:rFonts w:ascii="Times New Roman" w:hAnsi="Times New Roman" w:cs="Times New Roman"/>
        </w:rPr>
        <w:t>below</w:t>
      </w:r>
      <w:r w:rsidR="00627A40" w:rsidRPr="00647E61">
        <w:rPr>
          <w:rFonts w:ascii="Times New Roman" w:hAnsi="Times New Roman" w:cs="Times New Roman"/>
        </w:rPr>
        <w:t xml:space="preserve"> (Note that solid </w:t>
      </w:r>
      <w:r w:rsidR="005A3C57" w:rsidRPr="00647E61">
        <w:rPr>
          <w:rFonts w:ascii="Times New Roman" w:hAnsi="Times New Roman" w:cs="Times New Roman"/>
        </w:rPr>
        <w:t xml:space="preserve">and dashed </w:t>
      </w:r>
      <w:r w:rsidR="00627A40" w:rsidRPr="00647E61">
        <w:rPr>
          <w:rFonts w:ascii="Times New Roman" w:hAnsi="Times New Roman" w:cs="Times New Roman"/>
        </w:rPr>
        <w:t xml:space="preserve">lines </w:t>
      </w:r>
      <w:r w:rsidR="005A3C57" w:rsidRPr="00647E61">
        <w:rPr>
          <w:rFonts w:ascii="Times New Roman" w:hAnsi="Times New Roman" w:cs="Times New Roman"/>
        </w:rPr>
        <w:t>correspond</w:t>
      </w:r>
      <w:r w:rsidR="00627A40" w:rsidRPr="00647E61">
        <w:rPr>
          <w:rFonts w:ascii="Times New Roman" w:hAnsi="Times New Roman" w:cs="Times New Roman"/>
        </w:rPr>
        <w:t xml:space="preserve"> to the RT distribution for the first</w:t>
      </w:r>
      <w:r w:rsidR="005A3C57" w:rsidRPr="00647E61">
        <w:rPr>
          <w:rFonts w:ascii="Times New Roman" w:hAnsi="Times New Roman" w:cs="Times New Roman"/>
        </w:rPr>
        <w:t xml:space="preserve"> and second</w:t>
      </w:r>
      <w:r w:rsidR="00627A40" w:rsidRPr="00647E61">
        <w:rPr>
          <w:rFonts w:ascii="Times New Roman" w:hAnsi="Times New Roman" w:cs="Times New Roman"/>
        </w:rPr>
        <w:t xml:space="preserve"> set of illusion blocks </w:t>
      </w:r>
      <w:r w:rsidR="005A3C57" w:rsidRPr="00647E61">
        <w:rPr>
          <w:rFonts w:ascii="Times New Roman" w:hAnsi="Times New Roman" w:cs="Times New Roman"/>
        </w:rPr>
        <w:t>accordingly</w:t>
      </w:r>
      <w:r w:rsidR="00627A40" w:rsidRPr="00647E61">
        <w:rPr>
          <w:rFonts w:ascii="Times New Roman" w:hAnsi="Times New Roman" w:cs="Times New Roman"/>
        </w:rPr>
        <w:t>)</w:t>
      </w:r>
      <w:r w:rsidRPr="00647E61">
        <w:rPr>
          <w:rFonts w:ascii="Times New Roman" w:hAnsi="Times New Roman" w:cs="Times New Roman"/>
        </w:rPr>
        <w:t>:</w:t>
      </w:r>
      <w:r w:rsidR="00627A40" w:rsidRPr="00647E61">
        <w:rPr>
          <w:rFonts w:ascii="Times New Roman" w:hAnsi="Times New Roman" w:cs="Times New Roman"/>
        </w:rPr>
        <w:t xml:space="preserve"> </w:t>
      </w:r>
      <w:commentRangeEnd w:id="18"/>
      <w:r w:rsidR="00DF2462">
        <w:rPr>
          <w:rStyle w:val="CommentReference"/>
        </w:rPr>
        <w:commentReference w:id="18"/>
      </w:r>
    </w:p>
    <w:p w14:paraId="291DE5A8" w14:textId="7B002882" w:rsidR="008027CD" w:rsidRDefault="008027CD" w:rsidP="00A16DFA">
      <w:pPr>
        <w:rPr>
          <w:rFonts w:ascii="Times" w:eastAsia="Times New Roman" w:hAnsi="Times" w:cs="Arial"/>
          <w:color w:val="222222"/>
          <w:shd w:val="clear" w:color="auto" w:fill="FFFFFF"/>
        </w:rPr>
      </w:pPr>
    </w:p>
    <w:p w14:paraId="6589A58B" w14:textId="5F6E68FB" w:rsidR="00627A40" w:rsidRDefault="00627A40" w:rsidP="00A16DFA">
      <w:pPr>
        <w:rPr>
          <w:rFonts w:ascii="Times" w:eastAsia="Times New Roman" w:hAnsi="Times" w:cs="Arial"/>
          <w:color w:val="222222"/>
          <w:shd w:val="clear" w:color="auto" w:fill="FF0000"/>
        </w:rPr>
      </w:pPr>
      <w:r>
        <w:rPr>
          <w:rFonts w:ascii="Times" w:eastAsia="Times New Roman" w:hAnsi="Times" w:cs="Arial"/>
          <w:noProof/>
          <w:color w:val="222222"/>
          <w:shd w:val="clear" w:color="auto" w:fill="FF0000"/>
        </w:rPr>
        <w:lastRenderedPageBreak/>
        <w:drawing>
          <wp:inline distT="0" distB="0" distL="0" distR="0" wp14:anchorId="29BE3B6E" wp14:editId="2A391417">
            <wp:extent cx="6045349" cy="340042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8757" cy="3402342"/>
                    </a:xfrm>
                    <a:prstGeom prst="rect">
                      <a:avLst/>
                    </a:prstGeom>
                  </pic:spPr>
                </pic:pic>
              </a:graphicData>
            </a:graphic>
          </wp:inline>
        </w:drawing>
      </w:r>
    </w:p>
    <w:p w14:paraId="0F826F92" w14:textId="5AA826F7" w:rsidR="00627A40" w:rsidRDefault="00627A40" w:rsidP="00A16DFA">
      <w:pPr>
        <w:rPr>
          <w:rFonts w:ascii="Times" w:eastAsia="Times New Roman" w:hAnsi="Times" w:cs="Arial"/>
          <w:color w:val="222222"/>
          <w:shd w:val="clear" w:color="auto" w:fill="FFFFFF"/>
        </w:rPr>
      </w:pPr>
    </w:p>
    <w:p w14:paraId="13678F0E" w14:textId="7920E21A" w:rsidR="00853BC2" w:rsidRPr="00CF2C75" w:rsidRDefault="0031658E" w:rsidP="00A16DFA">
      <w:pPr>
        <w:rPr>
          <w:rFonts w:ascii="Times" w:eastAsia="Times New Roman" w:hAnsi="Times" w:cs="Arial"/>
          <w:color w:val="222222"/>
          <w:shd w:val="clear" w:color="auto" w:fill="FFFFFF"/>
        </w:rPr>
      </w:pPr>
      <w:r w:rsidRPr="0024672B">
        <w:rPr>
          <w:rFonts w:ascii="Times" w:eastAsia="Times New Roman" w:hAnsi="Times" w:cs="Arial"/>
          <w:color w:val="222222"/>
          <w:highlight w:val="yellow"/>
          <w:shd w:val="clear" w:color="auto" w:fill="E2EFD9" w:themeFill="accent6" w:themeFillTint="33"/>
        </w:rPr>
        <w:t>As observed, the RT distribution typically follows a well-defined log-normal distribution</w:t>
      </w:r>
      <w:r w:rsidR="00CF2C75" w:rsidRPr="0024672B">
        <w:rPr>
          <w:rFonts w:ascii="Times" w:eastAsia="Times New Roman" w:hAnsi="Times" w:cs="Arial"/>
          <w:color w:val="222222"/>
          <w:highlight w:val="yellow"/>
          <w:shd w:val="clear" w:color="auto" w:fill="E2EFD9" w:themeFill="accent6" w:themeFillTint="33"/>
        </w:rPr>
        <w:t xml:space="preserve"> (see the plots in blue)</w:t>
      </w:r>
      <w:r w:rsidRPr="0024672B">
        <w:rPr>
          <w:rFonts w:ascii="Times" w:eastAsia="Times New Roman" w:hAnsi="Times" w:cs="Arial"/>
          <w:color w:val="222222"/>
          <w:highlight w:val="yellow"/>
          <w:shd w:val="clear" w:color="auto" w:fill="E2EFD9" w:themeFill="accent6" w:themeFillTint="33"/>
        </w:rPr>
        <w:t xml:space="preserve">. Hence, participants that had an abnormal distribution were quite salient (see the RT distributions </w:t>
      </w:r>
      <w:r w:rsidR="00CF2C75" w:rsidRPr="0024672B">
        <w:rPr>
          <w:rFonts w:ascii="Times" w:eastAsia="Times New Roman" w:hAnsi="Times" w:cs="Arial"/>
          <w:color w:val="222222"/>
          <w:highlight w:val="yellow"/>
          <w:shd w:val="clear" w:color="auto" w:fill="E2EFD9" w:themeFill="accent6" w:themeFillTint="33"/>
        </w:rPr>
        <w:t>in red and yellow</w:t>
      </w:r>
      <w:r w:rsidRPr="0024672B">
        <w:rPr>
          <w:rFonts w:ascii="Times" w:eastAsia="Times New Roman" w:hAnsi="Times" w:cs="Arial"/>
          <w:color w:val="222222"/>
          <w:highlight w:val="yellow"/>
          <w:shd w:val="clear" w:color="auto" w:fill="E2EFD9" w:themeFill="accent6" w:themeFillTint="33"/>
        </w:rPr>
        <w:t>).</w:t>
      </w:r>
      <w:r w:rsidR="00CF2C75" w:rsidRPr="0024672B">
        <w:rPr>
          <w:rFonts w:ascii="Times" w:eastAsia="Times New Roman" w:hAnsi="Times" w:cs="Arial"/>
          <w:color w:val="222222"/>
          <w:highlight w:val="yellow"/>
          <w:shd w:val="clear" w:color="auto" w:fill="E2EFD9" w:themeFill="accent6" w:themeFillTint="33"/>
        </w:rPr>
        <w:t xml:space="preserve"> In particular, the distributions of outliers who were rejected for extreme RTs were collapsed to the left </w:t>
      </w:r>
      <w:r w:rsidR="005A3C57" w:rsidRPr="0024672B">
        <w:rPr>
          <w:rFonts w:ascii="Times" w:eastAsia="Times New Roman" w:hAnsi="Times" w:cs="Arial"/>
          <w:color w:val="222222"/>
          <w:highlight w:val="yellow"/>
          <w:shd w:val="clear" w:color="auto" w:fill="FFFFFF"/>
        </w:rPr>
        <w:t xml:space="preserve">(mean RT </w:t>
      </w:r>
      <w:r w:rsidR="00CC5020" w:rsidRPr="0024672B">
        <w:rPr>
          <w:rFonts w:ascii="Times" w:eastAsia="Times New Roman" w:hAnsi="Times" w:cs="Arial"/>
          <w:color w:val="222222"/>
          <w:highlight w:val="yellow"/>
          <w:shd w:val="clear" w:color="auto" w:fill="FFFFFF"/>
        </w:rPr>
        <w:t xml:space="preserve">approximately </w:t>
      </w:r>
      <w:r w:rsidR="005A3C57" w:rsidRPr="0024672B">
        <w:rPr>
          <w:rFonts w:ascii="Times" w:eastAsia="Times New Roman" w:hAnsi="Times" w:cs="Arial"/>
          <w:color w:val="222222"/>
          <w:highlight w:val="yellow"/>
          <w:shd w:val="clear" w:color="auto" w:fill="FFFFFF"/>
        </w:rPr>
        <w:t>400ms</w:t>
      </w:r>
      <w:r w:rsidR="00CF2C75" w:rsidRPr="0024672B">
        <w:rPr>
          <w:rFonts w:ascii="Times" w:eastAsia="Times New Roman" w:hAnsi="Times" w:cs="Arial"/>
          <w:color w:val="222222"/>
          <w:highlight w:val="yellow"/>
          <w:shd w:val="clear" w:color="auto" w:fill="FFFFFF"/>
        </w:rPr>
        <w:t xml:space="preserve">, as compared </w:t>
      </w:r>
      <w:r w:rsidR="005A3C57" w:rsidRPr="0024672B">
        <w:rPr>
          <w:rFonts w:ascii="Times" w:eastAsia="Times New Roman" w:hAnsi="Times" w:cs="Arial"/>
          <w:color w:val="222222"/>
          <w:highlight w:val="yellow"/>
          <w:shd w:val="clear" w:color="auto" w:fill="FFFFFF"/>
        </w:rPr>
        <w:t>to</w:t>
      </w:r>
      <w:r w:rsidR="00CF2C75" w:rsidRPr="0024672B">
        <w:rPr>
          <w:rFonts w:ascii="Times" w:eastAsia="Times New Roman" w:hAnsi="Times" w:cs="Arial"/>
          <w:color w:val="222222"/>
          <w:highlight w:val="yellow"/>
          <w:shd w:val="clear" w:color="auto" w:fill="FFFFFF"/>
        </w:rPr>
        <w:t xml:space="preserve"> that of</w:t>
      </w:r>
      <w:r w:rsidR="005A3C57" w:rsidRPr="0024672B">
        <w:rPr>
          <w:rFonts w:ascii="Times" w:eastAsia="Times New Roman" w:hAnsi="Times" w:cs="Arial"/>
          <w:color w:val="222222"/>
          <w:highlight w:val="yellow"/>
          <w:shd w:val="clear" w:color="auto" w:fill="FFFFFF"/>
        </w:rPr>
        <w:t xml:space="preserve"> the typical RT distribution</w:t>
      </w:r>
      <w:r w:rsidR="00CF2C75" w:rsidRPr="0024672B">
        <w:rPr>
          <w:rFonts w:ascii="Times" w:eastAsia="Times New Roman" w:hAnsi="Times" w:cs="Arial"/>
          <w:color w:val="222222"/>
          <w:highlight w:val="yellow"/>
          <w:shd w:val="clear" w:color="auto" w:fill="FFFFFF"/>
        </w:rPr>
        <w:t xml:space="preserve">, which was </w:t>
      </w:r>
      <w:r w:rsidR="00CC5020" w:rsidRPr="0024672B">
        <w:rPr>
          <w:rFonts w:ascii="Times" w:eastAsia="Times New Roman" w:hAnsi="Times" w:cs="Arial"/>
          <w:color w:val="222222"/>
          <w:highlight w:val="yellow"/>
          <w:shd w:val="clear" w:color="auto" w:fill="FFFFFF"/>
        </w:rPr>
        <w:t xml:space="preserve">approximately </w:t>
      </w:r>
      <w:r w:rsidR="00CC5020" w:rsidRPr="00853BC2">
        <w:rPr>
          <w:rFonts w:ascii="Times" w:eastAsia="Times New Roman" w:hAnsi="Times" w:cs="Arial"/>
          <w:color w:val="222222"/>
          <w:highlight w:val="yellow"/>
          <w:shd w:val="clear" w:color="auto" w:fill="FFFFFF"/>
        </w:rPr>
        <w:t>800m</w:t>
      </w:r>
      <w:r w:rsidR="00853BC2" w:rsidRPr="00853BC2">
        <w:rPr>
          <w:rFonts w:ascii="Times" w:eastAsia="Times New Roman" w:hAnsi="Times" w:cs="Arial"/>
          <w:color w:val="222222"/>
          <w:highlight w:val="yellow"/>
          <w:shd w:val="clear" w:color="auto" w:fill="FFFFFF"/>
        </w:rPr>
        <w:t>s</w:t>
      </w:r>
      <w:r w:rsidR="00CC5020" w:rsidRPr="00853BC2">
        <w:rPr>
          <w:rFonts w:ascii="Times" w:eastAsia="Times New Roman" w:hAnsi="Times" w:cs="Arial"/>
          <w:color w:val="222222"/>
          <w:highlight w:val="yellow"/>
          <w:shd w:val="clear" w:color="auto" w:fill="FFFFFF"/>
        </w:rPr>
        <w:t>)</w:t>
      </w:r>
      <w:r w:rsidR="005A3C57"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Participants whose RT distribution</w:t>
      </w:r>
      <w:r w:rsidR="00CF2C75">
        <w:rPr>
          <w:rFonts w:ascii="Times" w:eastAsia="Times New Roman" w:hAnsi="Times" w:cs="Arial"/>
          <w:color w:val="222222"/>
          <w:highlight w:val="yellow"/>
          <w:shd w:val="clear" w:color="auto" w:fill="FFFFFF"/>
        </w:rPr>
        <w:t xml:space="preserve"> were collapsed to the left or appeared abnormal for only the second set of illusion blocks were also identified as partial </w:t>
      </w:r>
      <w:r w:rsidR="005A3C57" w:rsidRPr="00853BC2">
        <w:rPr>
          <w:rFonts w:ascii="Times" w:eastAsia="Times New Roman" w:hAnsi="Times" w:cs="Arial"/>
          <w:color w:val="222222"/>
          <w:highlight w:val="yellow"/>
          <w:shd w:val="clear" w:color="auto" w:fill="FFFFFF"/>
        </w:rPr>
        <w:t>outliers</w:t>
      </w:r>
      <w:r w:rsidR="0024672B">
        <w:rPr>
          <w:rFonts w:ascii="Times" w:eastAsia="Times New Roman" w:hAnsi="Times" w:cs="Arial"/>
          <w:color w:val="222222"/>
          <w:highlight w:val="yellow"/>
          <w:shd w:val="clear" w:color="auto" w:fill="FFFFFF"/>
        </w:rPr>
        <w:t xml:space="preserve"> (although</w:t>
      </w:r>
      <w:r w:rsidR="00853BC2" w:rsidRPr="00853BC2">
        <w:rPr>
          <w:rFonts w:ascii="Times" w:eastAsia="Times New Roman" w:hAnsi="Times" w:cs="Arial"/>
          <w:color w:val="222222"/>
          <w:highlight w:val="yellow"/>
          <w:shd w:val="clear" w:color="auto" w:fill="FFFFFF"/>
        </w:rPr>
        <w:t xml:space="preserve"> we did not exclude their data entirely</w:t>
      </w:r>
      <w:r w:rsidR="0024672B">
        <w:rPr>
          <w:rFonts w:ascii="Times" w:eastAsia="Times New Roman" w:hAnsi="Times" w:cs="Arial"/>
          <w:color w:val="222222"/>
          <w:highlight w:val="yellow"/>
          <w:shd w:val="clear" w:color="auto" w:fill="FFFFFF"/>
        </w:rPr>
        <w:t xml:space="preserve">). Instead, </w:t>
      </w:r>
      <w:r w:rsidR="00CC5020" w:rsidRPr="00853BC2">
        <w:rPr>
          <w:rFonts w:ascii="Times" w:eastAsia="Times New Roman" w:hAnsi="Times" w:cs="Arial"/>
          <w:color w:val="222222"/>
          <w:highlight w:val="yellow"/>
          <w:shd w:val="clear" w:color="auto" w:fill="FFFFFF"/>
        </w:rPr>
        <w:t>we</w:t>
      </w:r>
      <w:r w:rsidR="0024672B">
        <w:rPr>
          <w:rFonts w:ascii="Times" w:eastAsia="Times New Roman" w:hAnsi="Times" w:cs="Arial"/>
          <w:color w:val="222222"/>
          <w:highlight w:val="yellow"/>
          <w:shd w:val="clear" w:color="auto" w:fill="FFFFFF"/>
        </w:rPr>
        <w:t xml:space="preserve"> further</w:t>
      </w:r>
      <w:r w:rsidR="00CC5020" w:rsidRPr="00853BC2">
        <w:rPr>
          <w:rFonts w:ascii="Times" w:eastAsia="Times New Roman" w:hAnsi="Times" w:cs="Arial"/>
          <w:color w:val="222222"/>
          <w:highlight w:val="yellow"/>
          <w:shd w:val="clear" w:color="auto" w:fill="FFFFFF"/>
        </w:rPr>
        <w:t xml:space="preserve"> </w:t>
      </w:r>
      <w:r w:rsidR="0024672B">
        <w:rPr>
          <w:rFonts w:ascii="Times" w:eastAsia="Times New Roman" w:hAnsi="Times" w:cs="Arial"/>
          <w:color w:val="222222"/>
          <w:highlight w:val="yellow"/>
          <w:shd w:val="clear" w:color="auto" w:fill="FFFFFF"/>
        </w:rPr>
        <w:t>discarded</w:t>
      </w:r>
      <w:r w:rsidR="00CC5020" w:rsidRPr="00853BC2">
        <w:rPr>
          <w:rFonts w:ascii="Times" w:eastAsia="Times New Roman" w:hAnsi="Times" w:cs="Arial"/>
          <w:color w:val="222222"/>
          <w:highlight w:val="yellow"/>
          <w:shd w:val="clear" w:color="auto" w:fill="FFFFFF"/>
        </w:rPr>
        <w:t xml:space="preserve"> </w:t>
      </w:r>
      <w:r w:rsidR="00CF2C75">
        <w:rPr>
          <w:rFonts w:ascii="Times" w:eastAsia="Times New Roman" w:hAnsi="Times" w:cs="Arial"/>
          <w:color w:val="222222"/>
          <w:highlight w:val="yellow"/>
          <w:shd w:val="clear" w:color="auto" w:fill="FFFFFF"/>
        </w:rPr>
        <w:t>individual</w:t>
      </w:r>
      <w:r w:rsidR="00853BC2"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 xml:space="preserve">trials </w:t>
      </w:r>
      <w:r w:rsidR="00853BC2" w:rsidRPr="00853BC2">
        <w:rPr>
          <w:rFonts w:ascii="Times" w:eastAsia="Times New Roman" w:hAnsi="Times" w:cs="Arial"/>
          <w:color w:val="222222"/>
          <w:highlight w:val="yellow"/>
          <w:shd w:val="clear" w:color="auto" w:fill="FFFFFF"/>
        </w:rPr>
        <w:t>in</w:t>
      </w:r>
      <w:r w:rsidR="00CC5020" w:rsidRPr="00853BC2">
        <w:rPr>
          <w:rFonts w:ascii="Times" w:eastAsia="Times New Roman" w:hAnsi="Times" w:cs="Arial"/>
          <w:color w:val="222222"/>
          <w:highlight w:val="yellow"/>
          <w:shd w:val="clear" w:color="auto" w:fill="FFFFFF"/>
        </w:rPr>
        <w:t xml:space="preserve"> which RT &lt;125ms or </w:t>
      </w:r>
      <w:r w:rsidR="00853BC2" w:rsidRPr="00853BC2">
        <w:rPr>
          <w:rFonts w:ascii="Times" w:eastAsia="Times New Roman" w:hAnsi="Times" w:cs="Arial"/>
          <w:color w:val="222222"/>
          <w:highlight w:val="yellow"/>
          <w:shd w:val="clear" w:color="auto" w:fill="FFFFFF"/>
        </w:rPr>
        <w:t>&gt;</w:t>
      </w:r>
      <w:r w:rsidR="00CC5020" w:rsidRPr="00853BC2">
        <w:rPr>
          <w:rFonts w:ascii="Times" w:eastAsia="Times New Roman" w:hAnsi="Times" w:cs="Arial"/>
          <w:color w:val="222222"/>
          <w:highlight w:val="yellow"/>
          <w:shd w:val="clear" w:color="auto" w:fill="FFFFFF"/>
        </w:rPr>
        <w:t xml:space="preserve"> 4 SD</w:t>
      </w:r>
      <w:r w:rsidR="00853BC2" w:rsidRPr="00853BC2">
        <w:rPr>
          <w:rFonts w:ascii="Times" w:eastAsia="Times New Roman" w:hAnsi="Times" w:cs="Arial"/>
          <w:color w:val="222222"/>
          <w:highlight w:val="yellow"/>
          <w:shd w:val="clear" w:color="auto" w:fill="FFFFFF"/>
        </w:rPr>
        <w:t xml:space="preserve"> above mean</w:t>
      </w:r>
      <w:r w:rsidR="0024672B">
        <w:rPr>
          <w:rFonts w:ascii="Times" w:eastAsia="Times New Roman" w:hAnsi="Times" w:cs="Arial"/>
          <w:color w:val="222222"/>
          <w:highlight w:val="yellow"/>
          <w:shd w:val="clear" w:color="auto" w:fill="FFFFFF"/>
        </w:rPr>
        <w:t xml:space="preserve"> from the remaining data after excluding the outliers</w:t>
      </w:r>
      <w:r w:rsidR="00CC5020" w:rsidRPr="00853BC2">
        <w:rPr>
          <w:rFonts w:ascii="Times" w:eastAsia="Times New Roman" w:hAnsi="Times" w:cs="Arial"/>
          <w:color w:val="222222"/>
          <w:highlight w:val="yellow"/>
          <w:shd w:val="clear" w:color="auto" w:fill="FFFFFF"/>
        </w:rPr>
        <w:t>.</w:t>
      </w:r>
      <w:r w:rsidR="00853BC2" w:rsidRPr="00853BC2">
        <w:rPr>
          <w:rFonts w:ascii="Times" w:eastAsia="Times New Roman" w:hAnsi="Times" w:cs="Arial"/>
          <w:color w:val="222222"/>
          <w:highlight w:val="yellow"/>
          <w:shd w:val="clear" w:color="auto" w:fill="FFFFFF"/>
        </w:rPr>
        <w:t xml:space="preserve"> This has been clarified in the Participants section (lines XX):</w:t>
      </w:r>
    </w:p>
    <w:p w14:paraId="4EBF8795" w14:textId="77777777" w:rsidR="00853BC2" w:rsidRPr="00982609" w:rsidRDefault="00853BC2" w:rsidP="00853BC2">
      <w:pPr>
        <w:rPr>
          <w:rFonts w:ascii="Times" w:eastAsia="Times New Roman" w:hAnsi="Times" w:cs="Arial"/>
          <w:color w:val="222222"/>
          <w:shd w:val="clear" w:color="auto" w:fill="FFFFFF"/>
        </w:rPr>
      </w:pPr>
    </w:p>
    <w:p w14:paraId="7FEBC378" w14:textId="7F9BAE5C" w:rsidR="00627A40" w:rsidRPr="00853BC2" w:rsidRDefault="00853BC2" w:rsidP="00853BC2">
      <w:pPr>
        <w:rPr>
          <w:rFonts w:ascii="Times" w:eastAsia="Times New Roman" w:hAnsi="Times" w:cs="Arial"/>
          <w:i/>
          <w:iCs/>
          <w:color w:val="222222"/>
          <w:shd w:val="clear" w:color="auto" w:fill="FFFFFF"/>
        </w:rPr>
      </w:pPr>
      <w:r w:rsidRPr="00853BC2">
        <w:rPr>
          <w:rFonts w:ascii="Times" w:eastAsia="Times New Roman" w:hAnsi="Times" w:cs="Arial"/>
          <w:i/>
          <w:iCs/>
          <w:color w:val="222222"/>
          <w:highlight w:val="yellow"/>
          <w:shd w:val="clear" w:color="auto" w:fill="FFFFFF"/>
        </w:rPr>
        <w:t xml:space="preserve">We excluded 6 participants upon inspection of the average error rate (when close to 50%, suggesting random answers), and reaction time distribution (when implausibly fast relative to the typical RT distribution). For the remaining participants, we discarded blocks with more than 50% of errors (2.16% of trials), possibly indicating that instructions were misunderstood (e.g., participants focused on the shorter line instead of the longer one), and 0.76% trials with extreme response times (&lt; 125 </w:t>
      </w:r>
      <w:proofErr w:type="spellStart"/>
      <w:r w:rsidRPr="00853BC2">
        <w:rPr>
          <w:rFonts w:ascii="Times" w:eastAsia="Times New Roman" w:hAnsi="Times" w:cs="Arial"/>
          <w:i/>
          <w:iCs/>
          <w:color w:val="222222"/>
          <w:highlight w:val="yellow"/>
          <w:shd w:val="clear" w:color="auto" w:fill="FFFFFF"/>
        </w:rPr>
        <w:t>ms</w:t>
      </w:r>
      <w:proofErr w:type="spellEnd"/>
      <w:r w:rsidRPr="00853BC2">
        <w:rPr>
          <w:rFonts w:ascii="Times" w:eastAsia="Times New Roman" w:hAnsi="Times" w:cs="Arial"/>
          <w:i/>
          <w:iCs/>
          <w:color w:val="222222"/>
          <w:highlight w:val="yellow"/>
          <w:shd w:val="clear" w:color="auto" w:fill="FFFFFF"/>
        </w:rPr>
        <w:t xml:space="preserve"> or &gt; 4 SD above mean RT).</w:t>
      </w:r>
      <w:r w:rsidRPr="00853BC2">
        <w:rPr>
          <w:rFonts w:ascii="Times" w:eastAsia="Times New Roman" w:hAnsi="Times" w:cs="Arial"/>
          <w:i/>
          <w:iCs/>
          <w:color w:val="222222"/>
          <w:shd w:val="clear" w:color="auto" w:fill="FFFFFF"/>
        </w:rPr>
        <w:t xml:space="preserve">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lastRenderedPageBreak/>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3B54B0F2"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5"/>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3"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4"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5" w:author="Dominique Makowski (Dr)" w:date="2022-12-31T19:41:00Z" w:initials="DM(">
    <w:p w14:paraId="7F76E121" w14:textId="77777777" w:rsidR="00364ED8" w:rsidRDefault="00364ED8" w:rsidP="00466EB0">
      <w:pPr>
        <w:pStyle w:val="CommentText"/>
      </w:pPr>
      <w:r>
        <w:rPr>
          <w:rStyle w:val="CommentReference"/>
        </w:rPr>
        <w:annotationRef/>
      </w:r>
      <w:r>
        <w:rPr>
          <w:lang w:val="fr-FR"/>
        </w:rPr>
        <w:t>To-do edit the descriptions</w:t>
      </w:r>
    </w:p>
  </w:comment>
  <w:comment w:id="9" w:author="TE AN SHU" w:date="2022-12-29T17:03:00Z" w:initials="TAS">
    <w:p w14:paraId="069C313A" w14:textId="77AAA42E" w:rsidR="00795F4B" w:rsidRDefault="00795F4B" w:rsidP="00D30C2A">
      <w:pPr>
        <w:pStyle w:val="CommentText"/>
      </w:pPr>
      <w:r>
        <w:rPr>
          <w:rStyle w:val="CommentReference"/>
        </w:rPr>
        <w:annotationRef/>
      </w:r>
      <w:r>
        <w:t>To do</w:t>
      </w:r>
    </w:p>
  </w:comment>
  <w:comment w:id="10" w:author="Dominique Makowski (Dr)" w:date="2022-12-29T11:15:00Z" w:initials="DM(">
    <w:p w14:paraId="30ECB784" w14:textId="2EF4D57C"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 w:id="18" w:author="Dominique Makowski (Dr)" w:date="2022-12-30T18:09:00Z" w:initials="DM(">
    <w:p w14:paraId="74E634D5" w14:textId="77777777" w:rsidR="00DF2462" w:rsidRDefault="00DF2462" w:rsidP="0040300F">
      <w:pPr>
        <w:pStyle w:val="CommentText"/>
      </w:pPr>
      <w:r>
        <w:rPr>
          <w:rStyle w:val="CommentReference"/>
        </w:rPr>
        <w:annotationRef/>
      </w:r>
      <w:r>
        <w:rPr>
          <w:lang w:val="fr-FR"/>
        </w:rPr>
        <w:t>Work in progress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1"/>
  <w15:commentEx w15:paraId="0CFDAFF8" w15:paraIdParent="05463984" w15:done="1"/>
  <w15:commentEx w15:paraId="7F76E121" w15:done="0"/>
  <w15:commentEx w15:paraId="069C313A" w15:done="1"/>
  <w15:commentEx w15:paraId="2F416137" w15:done="1"/>
  <w15:commentEx w15:paraId="74E634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B0EE7" w16cex:dateUtc="2022-12-31T11:41:00Z"/>
  <w16cex:commentExtensible w16cex:durableId="275846D6" w16cex:dateUtc="2022-12-29T09:03:00Z"/>
  <w16cex:commentExtensible w16cex:durableId="2757F553" w16cex:dateUtc="2022-12-29T03:15:00Z"/>
  <w16cex:commentExtensible w16cex:durableId="2759A7C7" w16cex:dateUtc="2022-12-30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7F76E121" w16cid:durableId="275B0EE7"/>
  <w16cid:commentId w16cid:paraId="069C313A" w16cid:durableId="275846D6"/>
  <w16cid:commentId w16cid:paraId="2F416137" w16cid:durableId="2757F553"/>
  <w16cid:commentId w16cid:paraId="74E634D5" w16cid:durableId="2759A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FFA98" w14:textId="77777777" w:rsidR="00311C6D" w:rsidRDefault="00311C6D" w:rsidP="00521A36">
      <w:r>
        <w:separator/>
      </w:r>
    </w:p>
  </w:endnote>
  <w:endnote w:type="continuationSeparator" w:id="0">
    <w:p w14:paraId="599946FE" w14:textId="77777777" w:rsidR="00311C6D" w:rsidRDefault="00311C6D" w:rsidP="00521A36">
      <w:r>
        <w:continuationSeparator/>
      </w:r>
    </w:p>
  </w:endnote>
  <w:endnote w:type="continuationNotice" w:id="1">
    <w:p w14:paraId="49492B93" w14:textId="77777777" w:rsidR="00311C6D" w:rsidRDefault="00311C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B9D44" w14:textId="77777777" w:rsidR="00311C6D" w:rsidRDefault="00311C6D" w:rsidP="00521A36">
      <w:r>
        <w:separator/>
      </w:r>
    </w:p>
  </w:footnote>
  <w:footnote w:type="continuationSeparator" w:id="0">
    <w:p w14:paraId="4F7EB694" w14:textId="77777777" w:rsidR="00311C6D" w:rsidRDefault="00311C6D" w:rsidP="00521A36">
      <w:r>
        <w:continuationSeparator/>
      </w:r>
    </w:p>
  </w:footnote>
  <w:footnote w:type="continuationNotice" w:id="1">
    <w:p w14:paraId="6E30A582" w14:textId="77777777" w:rsidR="00311C6D" w:rsidRDefault="00311C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1795"/>
    <w:rsid w:val="00043DD1"/>
    <w:rsid w:val="00045187"/>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73B0D"/>
    <w:rsid w:val="00296D22"/>
    <w:rsid w:val="00297554"/>
    <w:rsid w:val="002A51FF"/>
    <w:rsid w:val="002D3CC0"/>
    <w:rsid w:val="002E7B0E"/>
    <w:rsid w:val="002F078C"/>
    <w:rsid w:val="00306AB3"/>
    <w:rsid w:val="00311C6D"/>
    <w:rsid w:val="003150E4"/>
    <w:rsid w:val="0031658E"/>
    <w:rsid w:val="003249B8"/>
    <w:rsid w:val="00332742"/>
    <w:rsid w:val="003616A5"/>
    <w:rsid w:val="00364ED8"/>
    <w:rsid w:val="00371B30"/>
    <w:rsid w:val="003A4598"/>
    <w:rsid w:val="003A5352"/>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701F4"/>
    <w:rsid w:val="00571441"/>
    <w:rsid w:val="005729E7"/>
    <w:rsid w:val="00573DA6"/>
    <w:rsid w:val="00576928"/>
    <w:rsid w:val="00581A39"/>
    <w:rsid w:val="00593970"/>
    <w:rsid w:val="005969B2"/>
    <w:rsid w:val="005A3C57"/>
    <w:rsid w:val="005C4A48"/>
    <w:rsid w:val="005D0D2C"/>
    <w:rsid w:val="005E4169"/>
    <w:rsid w:val="00600225"/>
    <w:rsid w:val="00613609"/>
    <w:rsid w:val="006165C8"/>
    <w:rsid w:val="00627A40"/>
    <w:rsid w:val="00647E61"/>
    <w:rsid w:val="006572A4"/>
    <w:rsid w:val="00657CEB"/>
    <w:rsid w:val="00662210"/>
    <w:rsid w:val="00662E55"/>
    <w:rsid w:val="006702C4"/>
    <w:rsid w:val="00686A1D"/>
    <w:rsid w:val="006A032A"/>
    <w:rsid w:val="006A3701"/>
    <w:rsid w:val="006A768C"/>
    <w:rsid w:val="006C5341"/>
    <w:rsid w:val="006D5517"/>
    <w:rsid w:val="006E4546"/>
    <w:rsid w:val="006E656A"/>
    <w:rsid w:val="006F1FDC"/>
    <w:rsid w:val="00716F87"/>
    <w:rsid w:val="00722677"/>
    <w:rsid w:val="00727217"/>
    <w:rsid w:val="00734C18"/>
    <w:rsid w:val="00747FB9"/>
    <w:rsid w:val="00756FC5"/>
    <w:rsid w:val="00772477"/>
    <w:rsid w:val="00775EB5"/>
    <w:rsid w:val="00776538"/>
    <w:rsid w:val="0079355D"/>
    <w:rsid w:val="007944C6"/>
    <w:rsid w:val="00795F4B"/>
    <w:rsid w:val="007B2845"/>
    <w:rsid w:val="007B3702"/>
    <w:rsid w:val="007D4F51"/>
    <w:rsid w:val="007D59A7"/>
    <w:rsid w:val="007E034A"/>
    <w:rsid w:val="007E1B04"/>
    <w:rsid w:val="007E200E"/>
    <w:rsid w:val="008027CD"/>
    <w:rsid w:val="00802812"/>
    <w:rsid w:val="00811D31"/>
    <w:rsid w:val="008235EA"/>
    <w:rsid w:val="00843998"/>
    <w:rsid w:val="00853BC2"/>
    <w:rsid w:val="00864E60"/>
    <w:rsid w:val="0086532B"/>
    <w:rsid w:val="00871A3D"/>
    <w:rsid w:val="008732BC"/>
    <w:rsid w:val="00886734"/>
    <w:rsid w:val="008941BB"/>
    <w:rsid w:val="00896AE7"/>
    <w:rsid w:val="008A080A"/>
    <w:rsid w:val="008A2813"/>
    <w:rsid w:val="008A5202"/>
    <w:rsid w:val="008C5180"/>
    <w:rsid w:val="008C5969"/>
    <w:rsid w:val="008D49EE"/>
    <w:rsid w:val="008D7FAF"/>
    <w:rsid w:val="008E1FD3"/>
    <w:rsid w:val="008F19A0"/>
    <w:rsid w:val="00920F46"/>
    <w:rsid w:val="00923517"/>
    <w:rsid w:val="00932533"/>
    <w:rsid w:val="009325E3"/>
    <w:rsid w:val="0093483C"/>
    <w:rsid w:val="009437A6"/>
    <w:rsid w:val="00957A91"/>
    <w:rsid w:val="00982609"/>
    <w:rsid w:val="0098536D"/>
    <w:rsid w:val="00994073"/>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41235"/>
    <w:rsid w:val="00B4739C"/>
    <w:rsid w:val="00B54885"/>
    <w:rsid w:val="00B91187"/>
    <w:rsid w:val="00BA6EF8"/>
    <w:rsid w:val="00BD15C6"/>
    <w:rsid w:val="00BE5AD9"/>
    <w:rsid w:val="00BF1892"/>
    <w:rsid w:val="00BF27AA"/>
    <w:rsid w:val="00BF464C"/>
    <w:rsid w:val="00BF6CA8"/>
    <w:rsid w:val="00C067AE"/>
    <w:rsid w:val="00C124AB"/>
    <w:rsid w:val="00C17F0F"/>
    <w:rsid w:val="00C266F1"/>
    <w:rsid w:val="00C54D59"/>
    <w:rsid w:val="00C71999"/>
    <w:rsid w:val="00C748B9"/>
    <w:rsid w:val="00C8620B"/>
    <w:rsid w:val="00CB2A74"/>
    <w:rsid w:val="00CC5020"/>
    <w:rsid w:val="00CD22AD"/>
    <w:rsid w:val="00CF1778"/>
    <w:rsid w:val="00CF2C75"/>
    <w:rsid w:val="00D122EE"/>
    <w:rsid w:val="00D214B3"/>
    <w:rsid w:val="00D3058A"/>
    <w:rsid w:val="00D41B73"/>
    <w:rsid w:val="00D470E6"/>
    <w:rsid w:val="00D50077"/>
    <w:rsid w:val="00D51574"/>
    <w:rsid w:val="00D53E25"/>
    <w:rsid w:val="00D61255"/>
    <w:rsid w:val="00D65557"/>
    <w:rsid w:val="00D71B78"/>
    <w:rsid w:val="00D76B63"/>
    <w:rsid w:val="00DA1367"/>
    <w:rsid w:val="00DD3822"/>
    <w:rsid w:val="00DD7646"/>
    <w:rsid w:val="00DF2462"/>
    <w:rsid w:val="00E11D04"/>
    <w:rsid w:val="00E22ECF"/>
    <w:rsid w:val="00E31540"/>
    <w:rsid w:val="00E82EFD"/>
    <w:rsid w:val="00E85F69"/>
    <w:rsid w:val="00E915B0"/>
    <w:rsid w:val="00EA1211"/>
    <w:rsid w:val="00EA2E8A"/>
    <w:rsid w:val="00EB765F"/>
    <w:rsid w:val="00EC4DE6"/>
    <w:rsid w:val="00EF67CB"/>
    <w:rsid w:val="00F10F3E"/>
    <w:rsid w:val="00F34A84"/>
    <w:rsid w:val="00F41D8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RealityBending/IllusionGameValidation/blob/79241e21c8f65c20271ede37aa7687320e886bde/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realitybending.github.io/IllusionGameValidation/study2/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image" Target="media/image6.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15</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45</cp:revision>
  <dcterms:created xsi:type="dcterms:W3CDTF">2022-06-23T06:24:00Z</dcterms:created>
  <dcterms:modified xsi:type="dcterms:W3CDTF">2022-12-31T11:41:00Z</dcterms:modified>
</cp:coreProperties>
</file>