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58829B90"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297554" w:rsidRPr="005701F4">
        <w:rPr>
          <w:rFonts w:ascii="Times New Roman" w:hAnsi="Times New Roman" w:cs="Times New Roman"/>
        </w:rPr>
        <w:t>XXX):</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7CDA4AB6"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5701F4">
        <w:rPr>
          <w:rFonts w:ascii="Times New Roman" w:hAnsi="Times New Roman" w:cs="Times New Roman"/>
          <w:i/>
          <w:iCs/>
        </w:rPr>
        <w:t>26</w:t>
      </w:r>
      <w:r w:rsidRPr="005701F4">
        <w:rPr>
          <w:rFonts w:ascii="Times New Roman" w:hAnsi="Times New Roman" w:cs="Times New Roman"/>
          <w:i/>
          <w:iCs/>
        </w:rPr>
        <w:t>, having them estimate the targets' physical properties</w:t>
      </w:r>
      <w:r w:rsidR="001A1BD2" w:rsidRPr="005701F4">
        <w:rPr>
          <w:rFonts w:ascii="Times New Roman" w:hAnsi="Times New Roman" w:cs="Times New Roman"/>
          <w:i/>
          <w:iCs/>
        </w:rPr>
        <w:t xml:space="preserve">27,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5701F4">
        <w:rPr>
          <w:rFonts w:ascii="Times New Roman" w:hAnsi="Times New Roman" w:cs="Times New Roman"/>
          <w:i/>
          <w:iCs/>
        </w:rPr>
        <w:t>16,28,29,30.</w:t>
      </w:r>
    </w:p>
    <w:p w14:paraId="73DF61CB" w14:textId="319FED6C" w:rsidR="00297554" w:rsidRPr="005701F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2BC0134E" w14:textId="5C240C29"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5701F4">
        <w:rPr>
          <w:rFonts w:ascii="Times New Roman" w:hAnsi="Times New Roman" w:cs="Times New Roman"/>
          <w:i/>
          <w:iCs/>
        </w:rPr>
        <w:t>31</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del w:id="1" w:author="Dominique Makowski (Dr)" w:date="2022-12-30T17:03:00Z">
        <w:r w:rsidR="00D71B78" w:rsidDel="00EA1211">
          <w:rPr>
            <w:rFonts w:ascii="Times New Roman" w:hAnsi="Times New Roman" w:cs="Times New Roman"/>
            <w:i/>
            <w:iCs/>
          </w:rPr>
          <w:delText>relaibility</w:delText>
        </w:r>
      </w:del>
      <w:ins w:id="2" w:author="Dominique Makowski (Dr)" w:date="2022-12-30T17:03:00Z">
        <w:r w:rsidR="00EA1211">
          <w:rPr>
            <w:rFonts w:ascii="Times New Roman" w:hAnsi="Times New Roman" w:cs="Times New Roman"/>
            <w:i/>
            <w:iCs/>
          </w:rPr>
          <w:t>reliability</w:t>
        </w:r>
      </w:ins>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3"/>
      <w:commentRangeStart w:id="4"/>
      <w:r w:rsidRPr="00A16DFA">
        <w:rPr>
          <w:rFonts w:ascii="Times" w:eastAsia="Times New Roman" w:hAnsi="Times" w:cs="Arial"/>
          <w:color w:val="222222"/>
          <w:shd w:val="clear" w:color="auto" w:fill="FFFFFF"/>
        </w:rPr>
        <w:t>Stimuli and procedure</w:t>
      </w:r>
      <w:commentRangeEnd w:id="3"/>
      <w:r w:rsidR="00994073">
        <w:rPr>
          <w:rStyle w:val="CommentReference"/>
        </w:rPr>
        <w:commentReference w:id="3"/>
      </w:r>
      <w:commentRangeEnd w:id="4"/>
      <w:r w:rsidR="00EA2E8A">
        <w:rPr>
          <w:rStyle w:val="CommentReference"/>
        </w:rPr>
        <w:commentReference w:id="4"/>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8D3CB26"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see Figure XX</w:t>
      </w:r>
      <w:r w:rsidR="00864E60" w:rsidRPr="005701F4">
        <w:rPr>
          <w:rFonts w:ascii="Times New Roman" w:hAnsi="Times New Roman" w:cs="Times New Roman"/>
        </w:rPr>
        <w:t>)</w:t>
      </w:r>
      <w:r w:rsidRPr="005701F4">
        <w:rPr>
          <w:rFonts w:ascii="Times New Roman" w:hAnsi="Times New Roman" w:cs="Times New Roman"/>
        </w:rPr>
        <w:t>:</w:t>
      </w:r>
    </w:p>
    <w:p w14:paraId="3854CB86" w14:textId="193E9F43" w:rsidR="00994073" w:rsidRPr="005701F4" w:rsidRDefault="00994073" w:rsidP="00581A39">
      <w:pPr>
        <w:shd w:val="clear" w:color="auto" w:fill="E2EFD9" w:themeFill="accent6" w:themeFillTint="33"/>
        <w:rPr>
          <w:rFonts w:ascii="Times New Roman" w:hAnsi="Times New Roman" w:cs="Times New Roman"/>
        </w:rPr>
      </w:pPr>
    </w:p>
    <w:p w14:paraId="62198C90" w14:textId="6A8AFC9E" w:rsidR="00994073" w:rsidRDefault="00364ED8" w:rsidP="00A16DFA">
      <w:pPr>
        <w:rPr>
          <w:rFonts w:ascii="Times" w:eastAsia="Times New Roman" w:hAnsi="Times" w:cs="Arial"/>
          <w:color w:val="222222"/>
          <w:shd w:val="clear" w:color="auto" w:fill="FF0000"/>
        </w:rPr>
      </w:pPr>
      <w:commentRangeStart w:id="5"/>
      <w:commentRangeEnd w:id="5"/>
      <w:r>
        <w:rPr>
          <w:rStyle w:val="CommentReference"/>
        </w:rPr>
        <w:lastRenderedPageBreak/>
        <w:commentReference w:id="5"/>
      </w:r>
      <w:commentRangeStart w:id="6"/>
      <w:r w:rsidR="00F557E2">
        <w:rPr>
          <w:noProof/>
        </w:rPr>
        <w:drawing>
          <wp:inline distT="0" distB="0" distL="0" distR="0" wp14:anchorId="700FC57B" wp14:editId="704CD727">
            <wp:extent cx="5731510" cy="80270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027035"/>
                    </a:xfrm>
                    <a:prstGeom prst="rect">
                      <a:avLst/>
                    </a:prstGeom>
                    <a:noFill/>
                    <a:ln>
                      <a:noFill/>
                    </a:ln>
                  </pic:spPr>
                </pic:pic>
              </a:graphicData>
            </a:graphic>
          </wp:inline>
        </w:drawing>
      </w:r>
      <w:commentRangeEnd w:id="6"/>
      <w:r w:rsidR="00994FAF">
        <w:rPr>
          <w:rStyle w:val="CommentReference"/>
        </w:rPr>
        <w:commentReference w:id="6"/>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7" w:name="_Hlk122445865"/>
      <w:r w:rsidRPr="00A16DFA">
        <w:rPr>
          <w:rFonts w:ascii="Times" w:eastAsia="Times New Roman" w:hAnsi="Times" w:cs="Arial"/>
          <w:color w:val="222222"/>
          <w:shd w:val="clear" w:color="auto" w:fill="FFFFFF"/>
        </w:rPr>
        <w:t>Brig</w:t>
      </w:r>
      <w:bookmarkEnd w:id="7"/>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77777777"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XXXX):</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56B1BA2A"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del w:id="8" w:author="Dominique Makowski (Dr)" w:date="2022-12-30T17:03:00Z">
        <w:r w:rsidR="009325E3" w:rsidRPr="00B41235" w:rsidDel="00D3058A">
          <w:rPr>
            <w:rFonts w:ascii="Times New Roman" w:hAnsi="Times New Roman" w:cs="Times New Roman"/>
            <w:i/>
            <w:iCs/>
          </w:rPr>
          <w:delText xml:space="preserve">a </w:delText>
        </w:r>
      </w:del>
      <w:r w:rsidR="009325E3" w:rsidRPr="00B41235">
        <w:rPr>
          <w:rFonts w:ascii="Times New Roman" w:hAnsi="Times New Roman" w:cs="Times New Roman"/>
          <w:i/>
          <w:iCs/>
        </w:rPr>
        <w:t>non-veridical perceptual experience</w:t>
      </w:r>
      <w:ins w:id="9" w:author="Dominique Makowski (Dr)" w:date="2022-12-30T17:03:00Z">
        <w:r w:rsidR="00D3058A" w:rsidRPr="00B41235">
          <w:rPr>
            <w:rFonts w:ascii="Times New Roman" w:hAnsi="Times New Roman" w:cs="Times New Roman"/>
            <w:i/>
            <w:iCs/>
          </w:rPr>
          <w:t>s</w:t>
        </w:r>
      </w:ins>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0D7CCB7B"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proofErr w:type="gramStart"/>
      <w:r w:rsidR="008C5180">
        <w:rPr>
          <w:rFonts w:ascii="Times New Roman" w:hAnsi="Times New Roman" w:cs="Times New Roman"/>
        </w:rPr>
        <w:t>)</w:t>
      </w:r>
      <w:r>
        <w:rPr>
          <w:rFonts w:ascii="Times New Roman" w:hAnsi="Times New Roman" w:cs="Times New Roman"/>
        </w:rPr>
        <w:t>, and</w:t>
      </w:r>
      <w:proofErr w:type="gramEnd"/>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2DB5222E"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to flag “bad” participants by the experimenters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tracked by the platform which, I believe, filter</w:t>
      </w:r>
      <w:r w:rsidR="007D59A7">
        <w:rPr>
          <w:rFonts w:ascii="Times" w:eastAsia="Times New Roman" w:hAnsi="Times" w:cs="Arial"/>
          <w:color w:val="222222"/>
          <w:shd w:val="clear" w:color="auto" w:fill="E2EFD9" w:themeFill="accent6" w:themeFillTint="33"/>
        </w:rPr>
        <w:t>s</w:t>
      </w:r>
      <w:r w:rsidR="001A54F3" w:rsidRPr="006A032A">
        <w:rPr>
          <w:rFonts w:ascii="Times" w:eastAsia="Times New Roman" w:hAnsi="Times" w:cs="Arial"/>
          <w:color w:val="222222"/>
          <w:shd w:val="clear" w:color="auto" w:fill="E2EFD9" w:themeFill="accent6" w:themeFillTint="33"/>
        </w:rPr>
        <w:t xml:space="preserve">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080867F6"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lastRenderedPageBreak/>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2889137"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10"/>
      <w:commentRangeEnd w:id="10"/>
      <w:r w:rsidR="00795F4B">
        <w:rPr>
          <w:rStyle w:val="CommentReference"/>
        </w:rPr>
        <w:commentReference w:id="10"/>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3D792199"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within an illusion. This has been clarified in the Data Analyses section (lines XXX):</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lastRenderedPageBreak/>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was distinguishes the illusions </w:t>
      </w:r>
      <w:proofErr w:type="gramStart"/>
      <w:r w:rsidRPr="000D39A7">
        <w:rPr>
          <w:rFonts w:ascii="Times" w:eastAsia="Times New Roman" w:hAnsi="Times" w:cs="Arial"/>
          <w:color w:val="222222"/>
          <w:shd w:val="clear" w:color="auto" w:fill="E2EFD9" w:themeFill="accent6" w:themeFillTint="33"/>
        </w:rPr>
        <w:t>were</w:t>
      </w:r>
      <w:proofErr w:type="gramEnd"/>
      <w:r w:rsidRPr="000D39A7">
        <w:rPr>
          <w:rFonts w:ascii="Times" w:eastAsia="Times New Roman" w:hAnsi="Times" w:cs="Arial"/>
          <w:color w:val="222222"/>
          <w:shd w:val="clear" w:color="auto" w:fill="E2EFD9" w:themeFill="accent6" w:themeFillTint="33"/>
        </w:rPr>
        <w:t xml:space="preserve"> 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lesser 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difficulties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7409B370"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We have clarified this in the Procedure section (lines XXX):</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 xml:space="preserve">Participants were first given a brief demographic survey, </w:t>
      </w:r>
      <w:commentRangeStart w:id="11"/>
      <w:r w:rsidRPr="004D671E">
        <w:rPr>
          <w:rFonts w:ascii="Times New Roman" w:hAnsi="Times New Roman" w:cs="Times New Roman"/>
          <w:i/>
          <w:iCs/>
        </w:rPr>
        <w:t>which collected information regarding their age, gender, country of birth, ethnicity, and highest attained education leve</w:t>
      </w:r>
      <w:commentRangeEnd w:id="11"/>
      <w:r w:rsidR="004D671E">
        <w:rPr>
          <w:rStyle w:val="CommentReference"/>
        </w:rPr>
        <w:commentReference w:id="11"/>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0"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1"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28FB2662"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XXX)</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68DDBB79"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a 4k screen would be smaller than a 1080 dpi one. We have clarified this information in the manuscript (lines XXX):</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4EBE95B"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ins w:id="12" w:author="Dominique Makowski (Dr)" w:date="2022-12-30T17:26:00Z">
        <w:r w:rsidR="003616A5">
          <w:rPr>
            <w:rFonts w:ascii="Times New Roman" w:hAnsi="Times New Roman" w:cs="Times New Roman"/>
            <w:i/>
            <w:iCs/>
          </w:rPr>
          <w:t xml:space="preserve"> measure of</w:t>
        </w:r>
      </w:ins>
      <w:r w:rsidRPr="003D255F">
        <w:rPr>
          <w:rFonts w:ascii="Times New Roman" w:hAnsi="Times New Roman" w:cs="Times New Roman"/>
          <w:i/>
          <w:iCs/>
        </w:rPr>
        <w:t xml:space="preserve"> screen size </w:t>
      </w:r>
      <w:ins w:id="13" w:author="Dominique Makowski (Dr)" w:date="2022-12-30T17:26:00Z">
        <w:r w:rsidR="003616A5">
          <w:rPr>
            <w:rFonts w:ascii="Times New Roman" w:hAnsi="Times New Roman" w:cs="Times New Roman"/>
            <w:i/>
            <w:iCs/>
          </w:rPr>
          <w:t>used</w:t>
        </w:r>
      </w:ins>
      <w:ins w:id="14" w:author="Dominique Makowski (Dr)" w:date="2022-12-30T17:27:00Z">
        <w:r w:rsidR="003616A5">
          <w:rPr>
            <w:rFonts w:ascii="Times New Roman" w:hAnsi="Times New Roman" w:cs="Times New Roman"/>
            <w:i/>
            <w:iCs/>
          </w:rPr>
          <w:t xml:space="preserve">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w:t>
        </w:r>
      </w:ins>
      <w:ins w:id="15" w:author="Dominique Makowski (Dr)" w:date="2022-12-30T17:26:00Z">
        <w:r w:rsidR="003616A5">
          <w:rPr>
            <w:rFonts w:ascii="Times New Roman" w:hAnsi="Times New Roman" w:cs="Times New Roman"/>
            <w:i/>
            <w:iCs/>
          </w:rPr>
          <w:t xml:space="preserve"> </w:t>
        </w:r>
      </w:ins>
      <w:r w:rsidRPr="003D255F">
        <w:rPr>
          <w:rFonts w:ascii="Times New Roman" w:hAnsi="Times New Roman" w:cs="Times New Roman"/>
          <w:i/>
          <w:iCs/>
        </w:rPr>
        <w:t>is</w:t>
      </w:r>
      <w:ins w:id="16" w:author="Dominique Makowski (Dr)" w:date="2022-12-30T17:27:00Z">
        <w:r w:rsidR="003616A5">
          <w:rPr>
            <w:rFonts w:ascii="Times New Roman" w:hAnsi="Times New Roman" w:cs="Times New Roman"/>
            <w:i/>
            <w:iCs/>
          </w:rPr>
          <w:t xml:space="preserve"> only</w:t>
        </w:r>
      </w:ins>
      <w:r w:rsidRPr="003D255F">
        <w:rPr>
          <w:rFonts w:ascii="Times New Roman" w:hAnsi="Times New Roman" w:cs="Times New Roman"/>
          <w:i/>
          <w:iCs/>
        </w:rPr>
        <w:t xml:space="preserve"> a proxy of the true </w:t>
      </w:r>
      <w:ins w:id="17" w:author="Dominique Makowski (Dr)" w:date="2022-12-30T17:27:00Z">
        <w:r w:rsidR="003616A5">
          <w:rPr>
            <w:rFonts w:ascii="Times New Roman" w:hAnsi="Times New Roman" w:cs="Times New Roman"/>
            <w:i/>
            <w:iCs/>
          </w:rPr>
          <w:t xml:space="preserve">physical </w:t>
        </w:r>
      </w:ins>
      <w:r w:rsidRPr="003D255F">
        <w:rPr>
          <w:rFonts w:ascii="Times New Roman" w:hAnsi="Times New Roman" w:cs="Times New Roman"/>
          <w:i/>
          <w:iCs/>
        </w:rPr>
        <w:t>screen size</w:t>
      </w:r>
      <w:del w:id="18" w:author="Dominique Makowski (Dr)" w:date="2022-12-30T17:27:00Z">
        <w:r w:rsidRPr="003D255F" w:rsidDel="003616A5">
          <w:rPr>
            <w:rFonts w:ascii="Times New Roman" w:hAnsi="Times New Roman" w:cs="Times New Roman"/>
            <w:i/>
            <w:iCs/>
          </w:rPr>
          <w:delText>, measured using the number of pixels</w:delText>
        </w:r>
      </w:del>
      <w:r w:rsidRPr="003D255F">
        <w:rPr>
          <w:rFonts w:ascii="Times New Roman" w:hAnsi="Times New Roman" w:cs="Times New Roman"/>
          <w:i/>
          <w:iCs/>
        </w:rPr>
        <w:t>.</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77777777"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We have re-designed Figure 1 to mention in illusion direction in the first 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lastRenderedPageBreak/>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C37C2B"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(lines XXX):</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5516BB50"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 xml:space="preserve">The task was implemented using </w:t>
      </w:r>
      <w:proofErr w:type="spellStart"/>
      <w:r w:rsidRPr="004240FB">
        <w:rPr>
          <w:rFonts w:ascii="Times New Roman" w:hAnsi="Times New Roman" w:cs="Times New Roman"/>
          <w:i/>
          <w:iCs/>
        </w:rPr>
        <w:t>jsPsych</w:t>
      </w:r>
      <w:proofErr w:type="spellEnd"/>
      <w:r w:rsidRPr="004240FB">
        <w:rPr>
          <w:rFonts w:ascii="Times New Roman" w:hAnsi="Times New Roman" w:cs="Times New Roman"/>
          <w:i/>
          <w:iCs/>
        </w:rPr>
        <w:t xml:space="preserve"> (De Leeuw, 2015) and 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BF2A4F8" w14:textId="0FA66EE5" w:rsidR="00994FAF" w:rsidRDefault="00647E61" w:rsidP="00DA3A6F">
      <w:pPr>
        <w:shd w:val="clear" w:color="auto" w:fill="E2EFD9" w:themeFill="accent6" w:themeFillTint="33"/>
        <w:rPr>
          <w:rFonts w:ascii="Times New Roman" w:hAnsi="Times New Roman" w:cs="Times New Roman"/>
        </w:rPr>
      </w:pPr>
      <w:r>
        <w:rPr>
          <w:rFonts w:ascii="Times New Roman" w:hAnsi="Times New Roman" w:cs="Times New Roman"/>
        </w:rPr>
        <w:t>To complete our answer to Reviewer 1 about ensuring data quality, “implausibly fast” refers here to 1)</w:t>
      </w:r>
      <w:r w:rsidR="00994FAF">
        <w:rPr>
          <w:rFonts w:ascii="Times New Roman" w:hAnsi="Times New Roman" w:cs="Times New Roman"/>
        </w:rPr>
        <w:t xml:space="preserve"> trials with less than 125ms (a lenient lower-bound threshold, much shorter than the P200 ERP wave before which meaningful perceptual processing + motor response is unlikely) and 2) participants with visually salient non-typical RT distributions, based on this figure: </w:t>
      </w:r>
      <w:hyperlink r:id="rId23" w:history="1">
        <w:r w:rsidR="00994FAF" w:rsidRPr="00627A92">
          <w:rPr>
            <w:rStyle w:val="Hyperlink"/>
          </w:rPr>
          <w:t>https://g</w:t>
        </w:r>
        <w:r w:rsidR="00994FAF" w:rsidRPr="00627A92">
          <w:rPr>
            <w:rStyle w:val="Hyperlink"/>
          </w:rPr>
          <w:t>i</w:t>
        </w:r>
        <w:r w:rsidR="00994FAF" w:rsidRPr="00627A92">
          <w:rPr>
            <w:rStyle w:val="Hyperlink"/>
          </w:rPr>
          <w:t>thub.com/RealityBending/IllusionGameValidation/blob/main/study2/figures/outliers_RT-1.png</w:t>
        </w:r>
      </w:hyperlink>
      <w:r w:rsidR="00994FAF">
        <w:rPr>
          <w:rFonts w:ascii="Times New Roman" w:hAnsi="Times New Roman" w:cs="Times New Roman"/>
        </w:rPr>
        <w:t xml:space="preserve"> (takes time to load).</w:t>
      </w:r>
    </w:p>
    <w:p w14:paraId="75C9A85B" w14:textId="3F170275" w:rsidR="00994FAF" w:rsidRDefault="00994FAF" w:rsidP="00DA3A6F">
      <w:pPr>
        <w:shd w:val="clear" w:color="auto" w:fill="E2EFD9" w:themeFill="accent6" w:themeFillTint="33"/>
        <w:rPr>
          <w:rFonts w:ascii="Times New Roman" w:hAnsi="Times New Roman" w:cs="Times New Roman"/>
        </w:rPr>
      </w:pPr>
    </w:p>
    <w:p w14:paraId="5EAF595D" w14:textId="36447D8B" w:rsidR="00994FAF" w:rsidRDefault="00994FAF" w:rsidP="00DA3A6F">
      <w:pPr>
        <w:shd w:val="clear" w:color="auto" w:fill="E2EFD9" w:themeFill="accent6" w:themeFillTint="33"/>
        <w:rPr>
          <w:rFonts w:ascii="Times New Roman" w:hAnsi="Times New Roman" w:cs="Times New Roman"/>
        </w:rPr>
      </w:pPr>
      <w:r>
        <w:rPr>
          <w:rFonts w:ascii="Times New Roman" w:hAnsi="Times New Roman" w:cs="Times New Roman"/>
        </w:rPr>
        <w:t xml:space="preserve">To illustrate, </w:t>
      </w:r>
      <w:r w:rsidR="008D2100">
        <w:rPr>
          <w:rFonts w:ascii="Times New Roman" w:hAnsi="Times New Roman" w:cs="Times New Roman"/>
        </w:rPr>
        <w:t xml:space="preserve">below are 3 participants with their RT distributions. The </w:t>
      </w:r>
      <w:proofErr w:type="gramStart"/>
      <w:r w:rsidR="008D2100">
        <w:rPr>
          <w:rFonts w:ascii="Times New Roman" w:hAnsi="Times New Roman" w:cs="Times New Roman"/>
        </w:rPr>
        <w:t>dashed-line</w:t>
      </w:r>
      <w:proofErr w:type="gramEnd"/>
      <w:r w:rsidR="008D2100">
        <w:rPr>
          <w:rFonts w:ascii="Times New Roman" w:hAnsi="Times New Roman" w:cs="Times New Roman"/>
        </w:rPr>
        <w:t xml:space="preserve"> correspond to the second block (after the personality questionnaires). </w:t>
      </w:r>
      <w:proofErr w:type="gramStart"/>
      <w:r w:rsidR="008D2100">
        <w:rPr>
          <w:rFonts w:ascii="Times New Roman" w:hAnsi="Times New Roman" w:cs="Times New Roman"/>
        </w:rPr>
        <w:t>The</w:t>
      </w:r>
      <w:proofErr w:type="gramEnd"/>
      <w:r w:rsidR="008D2100">
        <w:rPr>
          <w:rFonts w:ascii="Times New Roman" w:hAnsi="Times New Roman" w:cs="Times New Roman"/>
        </w:rPr>
        <w:t xml:space="preserve"> grey distribution area is the average distribution, which is quite narrow and well-defined (typical RT log-normal shape). The red dashed line is the 125 </w:t>
      </w:r>
      <w:proofErr w:type="spellStart"/>
      <w:r w:rsidR="008D2100">
        <w:rPr>
          <w:rFonts w:ascii="Times New Roman" w:hAnsi="Times New Roman" w:cs="Times New Roman"/>
        </w:rPr>
        <w:t>ms</w:t>
      </w:r>
      <w:proofErr w:type="spellEnd"/>
      <w:r w:rsidR="008D2100">
        <w:rPr>
          <w:rFonts w:ascii="Times New Roman" w:hAnsi="Times New Roman" w:cs="Times New Roman"/>
        </w:rPr>
        <w:t xml:space="preserve"> threshold for trial-wise exclusion. In blue is a typical </w:t>
      </w:r>
      <w:r w:rsidR="008D2100">
        <w:rPr>
          <w:rFonts w:ascii="Times New Roman" w:hAnsi="Times New Roman" w:cs="Times New Roman"/>
        </w:rPr>
        <w:lastRenderedPageBreak/>
        <w:t>participant, and in red is a participant which we labelled as outlier</w:t>
      </w:r>
      <w:r w:rsidR="006A0061">
        <w:rPr>
          <w:rFonts w:ascii="Times New Roman" w:hAnsi="Times New Roman" w:cs="Times New Roman"/>
        </w:rPr>
        <w:t xml:space="preserve"> due to their salient pattern</w:t>
      </w:r>
      <w:r w:rsidR="008D2100">
        <w:rPr>
          <w:rFonts w:ascii="Times New Roman" w:hAnsi="Times New Roman" w:cs="Times New Roman"/>
        </w:rPr>
        <w:t>. In orange is one of the participants that has a first block that is normal</w:t>
      </w:r>
      <w:r w:rsidR="008D344E">
        <w:rPr>
          <w:rFonts w:ascii="Times New Roman" w:hAnsi="Times New Roman" w:cs="Times New Roman"/>
        </w:rPr>
        <w:t xml:space="preserve"> (kept)</w:t>
      </w:r>
      <w:r w:rsidR="008D2100">
        <w:rPr>
          <w:rFonts w:ascii="Times New Roman" w:hAnsi="Times New Roman" w:cs="Times New Roman"/>
        </w:rPr>
        <w:t>, and a bad second block</w:t>
      </w:r>
      <w:r w:rsidR="008D344E">
        <w:rPr>
          <w:rFonts w:ascii="Times New Roman" w:hAnsi="Times New Roman" w:cs="Times New Roman"/>
        </w:rPr>
        <w:t xml:space="preserve"> (excluded)</w:t>
      </w:r>
      <w:r w:rsidR="008D2100">
        <w:rPr>
          <w:rFonts w:ascii="Times New Roman" w:hAnsi="Times New Roman" w:cs="Times New Roman"/>
        </w:rPr>
        <w:t xml:space="preserve">. We think that these participants, after the personality questionnaires, </w:t>
      </w:r>
      <w:r w:rsidR="00341B8B">
        <w:rPr>
          <w:rFonts w:ascii="Times New Roman" w:hAnsi="Times New Roman" w:cs="Times New Roman"/>
        </w:rPr>
        <w:t>when</w:t>
      </w:r>
      <w:r w:rsidR="008D2100">
        <w:rPr>
          <w:rFonts w:ascii="Times New Roman" w:hAnsi="Times New Roman" w:cs="Times New Roman"/>
        </w:rPr>
        <w:t xml:space="preserve"> presented again with the same task as before, probably lost patience and tried to finish as fast as possible.</w:t>
      </w:r>
    </w:p>
    <w:p w14:paraId="5B14E6BB" w14:textId="2DEF0C19" w:rsidR="008D2100" w:rsidRDefault="008D2100" w:rsidP="00DA3A6F">
      <w:pPr>
        <w:shd w:val="clear" w:color="auto" w:fill="E2EFD9" w:themeFill="accent6" w:themeFillTint="33"/>
        <w:rPr>
          <w:rFonts w:ascii="Times New Roman" w:hAnsi="Times New Roman" w:cs="Times New Roman"/>
        </w:rPr>
      </w:pPr>
    </w:p>
    <w:p w14:paraId="166535C8" w14:textId="3F49614D" w:rsidR="008D2100" w:rsidRDefault="008D2100" w:rsidP="00DA3A6F">
      <w:pPr>
        <w:shd w:val="clear" w:color="auto" w:fill="E2EFD9" w:themeFill="accent6" w:themeFillTint="33"/>
        <w:rPr>
          <w:rFonts w:ascii="Times New Roman" w:hAnsi="Times New Roman" w:cs="Times New Roman"/>
        </w:rPr>
      </w:pPr>
      <w:r>
        <w:rPr>
          <w:rFonts w:ascii="Times New Roman" w:hAnsi="Times New Roman" w:cs="Times New Roman"/>
          <w:noProof/>
        </w:rPr>
        <w:drawing>
          <wp:inline distT="0" distB="0" distL="0" distR="0" wp14:anchorId="23C4E3B2" wp14:editId="1A69CCA0">
            <wp:extent cx="5455939" cy="181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7820" cy="1818146"/>
                    </a:xfrm>
                    <a:prstGeom prst="rect">
                      <a:avLst/>
                    </a:prstGeom>
                    <a:noFill/>
                  </pic:spPr>
                </pic:pic>
              </a:graphicData>
            </a:graphic>
          </wp:inline>
        </w:drawing>
      </w:r>
    </w:p>
    <w:p w14:paraId="289AA7C7" w14:textId="6FF2A637" w:rsidR="00647E61" w:rsidRDefault="00647E61" w:rsidP="00DA3A6F">
      <w:pPr>
        <w:shd w:val="clear" w:color="auto" w:fill="E2EFD9" w:themeFill="accent6" w:themeFillTint="33"/>
        <w:rPr>
          <w:rFonts w:ascii="Times New Roman" w:hAnsi="Times New Roman" w:cs="Times New Roman"/>
        </w:rPr>
      </w:pPr>
    </w:p>
    <w:p w14:paraId="33956027" w14:textId="77777777" w:rsidR="008D2100" w:rsidRDefault="008D2100" w:rsidP="00DA3A6F">
      <w:pPr>
        <w:shd w:val="clear" w:color="auto" w:fill="E2EFD9" w:themeFill="accent6" w:themeFillTint="33"/>
        <w:rPr>
          <w:rFonts w:ascii="Times" w:eastAsia="Times New Roman" w:hAnsi="Times" w:cs="Arial"/>
          <w:color w:val="222222"/>
          <w:highlight w:val="yellow"/>
          <w:shd w:val="clear" w:color="auto" w:fill="FFFFFF"/>
        </w:rPr>
      </w:pPr>
    </w:p>
    <w:p w14:paraId="13678F0E" w14:textId="1627034F" w:rsidR="00853BC2" w:rsidRPr="00DA3A6F" w:rsidRDefault="008D2100" w:rsidP="00DA3A6F">
      <w:pPr>
        <w:shd w:val="clear" w:color="auto" w:fill="E2EFD9" w:themeFill="accent6" w:themeFillTint="33"/>
        <w:rPr>
          <w:rFonts w:ascii="Times New Roman" w:hAnsi="Times New Roman" w:cs="Times New Roman"/>
        </w:rPr>
      </w:pPr>
      <w:r w:rsidRPr="00DA3A6F">
        <w:rPr>
          <w:rFonts w:ascii="Times New Roman" w:hAnsi="Times New Roman" w:cs="Times New Roman"/>
        </w:rPr>
        <w:t>We</w:t>
      </w:r>
      <w:r w:rsidR="00853BC2" w:rsidRPr="00DA3A6F">
        <w:rPr>
          <w:rFonts w:ascii="Times New Roman" w:hAnsi="Times New Roman" w:cs="Times New Roman"/>
        </w:rPr>
        <w:t xml:space="preserve"> clarified in the Participants section (lines XX):</w:t>
      </w:r>
    </w:p>
    <w:p w14:paraId="4EBF8795" w14:textId="77777777" w:rsidR="00853BC2" w:rsidRPr="00DA3A6F" w:rsidRDefault="00853BC2" w:rsidP="00DA3A6F">
      <w:pPr>
        <w:shd w:val="clear" w:color="auto" w:fill="E2EFD9" w:themeFill="accent6" w:themeFillTint="33"/>
        <w:rPr>
          <w:rFonts w:ascii="Times New Roman" w:hAnsi="Times New Roman" w:cs="Times New Roman"/>
        </w:rPr>
      </w:pPr>
    </w:p>
    <w:p w14:paraId="7FEBC378" w14:textId="257CB336" w:rsidR="00627A40" w:rsidRPr="00DA3A6F" w:rsidRDefault="00853BC2" w:rsidP="00DA3A6F">
      <w:pPr>
        <w:shd w:val="clear" w:color="auto" w:fill="E2EFD9" w:themeFill="accent6" w:themeFillTint="33"/>
        <w:rPr>
          <w:rFonts w:ascii="Times New Roman" w:hAnsi="Times New Roman" w:cs="Times New Roman"/>
          <w:i/>
          <w:iCs/>
        </w:rPr>
      </w:pPr>
      <w:r w:rsidRPr="00DA3A6F">
        <w:rPr>
          <w:rFonts w:ascii="Times New Roman" w:hAnsi="Times New Roman" w:cs="Times New Roman"/>
          <w:i/>
          <w:iCs/>
        </w:rPr>
        <w:t xml:space="preserve">We excluded 6 participants upon inspection of the average error rate (when close to 50%, suggesting random answers), and reaction time distribution (when implausibly fast relative to the </w:t>
      </w:r>
      <w:del w:id="19" w:author="Dominique Makowski (Dr)" w:date="2023-01-01T12:26:00Z">
        <w:r w:rsidRPr="00DA3A6F" w:rsidDel="006C5422">
          <w:rPr>
            <w:rFonts w:ascii="Times New Roman" w:hAnsi="Times New Roman" w:cs="Times New Roman"/>
            <w:i/>
            <w:iCs/>
          </w:rPr>
          <w:delText xml:space="preserve">typical </w:delText>
        </w:r>
      </w:del>
      <w:ins w:id="20" w:author="Dominique Makowski (Dr)" w:date="2023-01-01T12:26:00Z">
        <w:r w:rsidR="006C5422">
          <w:rPr>
            <w:rFonts w:ascii="Times New Roman" w:hAnsi="Times New Roman" w:cs="Times New Roman"/>
            <w:i/>
            <w:iCs/>
          </w:rPr>
          <w:t>average</w:t>
        </w:r>
        <w:r w:rsidR="006C5422" w:rsidRPr="00DA3A6F">
          <w:rPr>
            <w:rFonts w:ascii="Times New Roman" w:hAnsi="Times New Roman" w:cs="Times New Roman"/>
            <w:i/>
            <w:iCs/>
          </w:rPr>
          <w:t xml:space="preserve"> </w:t>
        </w:r>
      </w:ins>
      <w:r w:rsidRPr="00DA3A6F">
        <w:rPr>
          <w:rFonts w:ascii="Times New Roman" w:hAnsi="Times New Roman" w:cs="Times New Roman"/>
          <w:i/>
          <w:iCs/>
        </w:rPr>
        <w:t xml:space="preserve">RT distribution). For the remaining participants, we discarded blocks with more than 50% of errors (2.16% of trials), possibly indicating that instructions were misunderstood (e.g., participants focused on the shorter line instead of the longer one), and 0.76% trials with extreme response times (&lt; 125 </w:t>
      </w:r>
      <w:proofErr w:type="spellStart"/>
      <w:r w:rsidRPr="00DA3A6F">
        <w:rPr>
          <w:rFonts w:ascii="Times New Roman" w:hAnsi="Times New Roman" w:cs="Times New Roman"/>
          <w:i/>
          <w:iCs/>
        </w:rPr>
        <w:t>ms</w:t>
      </w:r>
      <w:proofErr w:type="spellEnd"/>
      <w:r w:rsidRPr="00DA3A6F">
        <w:rPr>
          <w:rFonts w:ascii="Times New Roman" w:hAnsi="Times New Roman" w:cs="Times New Roman"/>
          <w:i/>
          <w:iCs/>
        </w:rPr>
        <w:t xml:space="preserve"> or &gt; 4 SD above mean RT).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lastRenderedPageBreak/>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3B54B0F2"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6"/>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3"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4"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5" w:author="Dominique Makowski (Dr)" w:date="2022-12-31T19:41:00Z" w:initials="DM(">
    <w:p w14:paraId="7F76E121" w14:textId="77777777" w:rsidR="00364ED8" w:rsidRDefault="00364ED8" w:rsidP="00466EB0">
      <w:pPr>
        <w:pStyle w:val="CommentText"/>
      </w:pPr>
      <w:r>
        <w:rPr>
          <w:rStyle w:val="CommentReference"/>
        </w:rPr>
        <w:annotationRef/>
      </w:r>
      <w:r>
        <w:rPr>
          <w:lang w:val="fr-FR"/>
        </w:rPr>
        <w:t>To-do edit the descriptions</w:t>
      </w:r>
    </w:p>
  </w:comment>
  <w:comment w:id="6" w:author="Dominique Makowski (Dr)" w:date="2023-01-01T12:06:00Z" w:initials="DM(">
    <w:p w14:paraId="3AE4C4BE" w14:textId="77777777" w:rsidR="00994FAF" w:rsidRDefault="00994FAF" w:rsidP="00CD3A8E">
      <w:pPr>
        <w:pStyle w:val="CommentText"/>
      </w:pPr>
      <w:r>
        <w:rPr>
          <w:rStyle w:val="CommentReference"/>
        </w:rPr>
        <w:annotationRef/>
      </w:r>
      <w:r>
        <w:rPr>
          <w:lang w:val="fr-FR"/>
        </w:rPr>
        <w:t>Anshu double check the desriptions if it's correct (I think I changed some of the directions of effects)</w:t>
      </w:r>
    </w:p>
  </w:comment>
  <w:comment w:id="10" w:author="TE AN SHU" w:date="2022-12-29T17:03:00Z" w:initials="TAS">
    <w:p w14:paraId="069C313A" w14:textId="3F877A91" w:rsidR="00795F4B" w:rsidRDefault="00795F4B" w:rsidP="00D30C2A">
      <w:pPr>
        <w:pStyle w:val="CommentText"/>
      </w:pPr>
      <w:r>
        <w:rPr>
          <w:rStyle w:val="CommentReference"/>
        </w:rPr>
        <w:annotationRef/>
      </w:r>
      <w:r>
        <w:t>To do</w:t>
      </w:r>
    </w:p>
  </w:comment>
  <w:comment w:id="11" w:author="Dominique Makowski (Dr)" w:date="2022-12-29T11:15:00Z" w:initials="DM(">
    <w:p w14:paraId="30ECB784" w14:textId="2EF4D57C"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1"/>
  <w15:commentEx w15:paraId="0CFDAFF8" w15:paraIdParent="05463984" w15:done="1"/>
  <w15:commentEx w15:paraId="7F76E121" w15:done="1"/>
  <w15:commentEx w15:paraId="3AE4C4BE" w15:done="0"/>
  <w15:commentEx w15:paraId="069C313A" w15:done="1"/>
  <w15:commentEx w15:paraId="2F4161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B0EE7" w16cex:dateUtc="2022-12-31T11:41:00Z"/>
  <w16cex:commentExtensible w16cex:durableId="275BF5AA" w16cex:dateUtc="2023-01-01T04:06:00Z"/>
  <w16cex:commentExtensible w16cex:durableId="275846D6" w16cex:dateUtc="2022-12-29T09:03:00Z"/>
  <w16cex:commentExtensible w16cex:durableId="2757F553" w16cex:dateUtc="2022-12-2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7F76E121" w16cid:durableId="275B0EE7"/>
  <w16cid:commentId w16cid:paraId="3AE4C4BE" w16cid:durableId="275BF5AA"/>
  <w16cid:commentId w16cid:paraId="069C313A" w16cid:durableId="275846D6"/>
  <w16cid:commentId w16cid:paraId="2F416137" w16cid:durableId="2757F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096ED" w14:textId="77777777" w:rsidR="00562DDB" w:rsidRDefault="00562DDB" w:rsidP="00521A36">
      <w:r>
        <w:separator/>
      </w:r>
    </w:p>
  </w:endnote>
  <w:endnote w:type="continuationSeparator" w:id="0">
    <w:p w14:paraId="25FFA795" w14:textId="77777777" w:rsidR="00562DDB" w:rsidRDefault="00562DDB" w:rsidP="00521A36">
      <w:r>
        <w:continuationSeparator/>
      </w:r>
    </w:p>
  </w:endnote>
  <w:endnote w:type="continuationNotice" w:id="1">
    <w:p w14:paraId="5A876C77" w14:textId="77777777" w:rsidR="00562DDB" w:rsidRDefault="00562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57C4A" w14:textId="77777777" w:rsidR="00562DDB" w:rsidRDefault="00562DDB" w:rsidP="00521A36">
      <w:r>
        <w:separator/>
      </w:r>
    </w:p>
  </w:footnote>
  <w:footnote w:type="continuationSeparator" w:id="0">
    <w:p w14:paraId="3784FBEC" w14:textId="77777777" w:rsidR="00562DDB" w:rsidRDefault="00562DDB" w:rsidP="00521A36">
      <w:r>
        <w:continuationSeparator/>
      </w:r>
    </w:p>
  </w:footnote>
  <w:footnote w:type="continuationNotice" w:id="1">
    <w:p w14:paraId="2E8E7B4F" w14:textId="77777777" w:rsidR="00562DDB" w:rsidRDefault="00562D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37F95"/>
    <w:rsid w:val="00040C7C"/>
    <w:rsid w:val="00040CF4"/>
    <w:rsid w:val="00041795"/>
    <w:rsid w:val="00043DD1"/>
    <w:rsid w:val="00045187"/>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73B0D"/>
    <w:rsid w:val="00296D22"/>
    <w:rsid w:val="00297554"/>
    <w:rsid w:val="002A51FF"/>
    <w:rsid w:val="002D3CC0"/>
    <w:rsid w:val="002E7B0E"/>
    <w:rsid w:val="002F078C"/>
    <w:rsid w:val="00306AB3"/>
    <w:rsid w:val="00311C6D"/>
    <w:rsid w:val="003150E4"/>
    <w:rsid w:val="0031658E"/>
    <w:rsid w:val="003249B8"/>
    <w:rsid w:val="00332742"/>
    <w:rsid w:val="00341B8B"/>
    <w:rsid w:val="003616A5"/>
    <w:rsid w:val="00364ED8"/>
    <w:rsid w:val="00371B30"/>
    <w:rsid w:val="003A4598"/>
    <w:rsid w:val="003A5352"/>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85CA4"/>
    <w:rsid w:val="00486063"/>
    <w:rsid w:val="004B1950"/>
    <w:rsid w:val="004C35EC"/>
    <w:rsid w:val="004D671E"/>
    <w:rsid w:val="004E26ED"/>
    <w:rsid w:val="004F07BE"/>
    <w:rsid w:val="004F7B2C"/>
    <w:rsid w:val="0051642E"/>
    <w:rsid w:val="0051793B"/>
    <w:rsid w:val="00521A36"/>
    <w:rsid w:val="00527416"/>
    <w:rsid w:val="0056051D"/>
    <w:rsid w:val="00562DDB"/>
    <w:rsid w:val="005701F4"/>
    <w:rsid w:val="00571441"/>
    <w:rsid w:val="005729E7"/>
    <w:rsid w:val="00573DA6"/>
    <w:rsid w:val="00576928"/>
    <w:rsid w:val="00581A39"/>
    <w:rsid w:val="00593970"/>
    <w:rsid w:val="005969B2"/>
    <w:rsid w:val="005A3C57"/>
    <w:rsid w:val="005C4A48"/>
    <w:rsid w:val="005D0D2C"/>
    <w:rsid w:val="005E4169"/>
    <w:rsid w:val="00600225"/>
    <w:rsid w:val="00613609"/>
    <w:rsid w:val="006165C8"/>
    <w:rsid w:val="00627A40"/>
    <w:rsid w:val="00647E61"/>
    <w:rsid w:val="006572A4"/>
    <w:rsid w:val="00657CEB"/>
    <w:rsid w:val="00662210"/>
    <w:rsid w:val="00662E55"/>
    <w:rsid w:val="006702C4"/>
    <w:rsid w:val="00686A1D"/>
    <w:rsid w:val="006A0061"/>
    <w:rsid w:val="006A032A"/>
    <w:rsid w:val="006A3701"/>
    <w:rsid w:val="006A768C"/>
    <w:rsid w:val="006C5341"/>
    <w:rsid w:val="006C5422"/>
    <w:rsid w:val="006D5517"/>
    <w:rsid w:val="006E4546"/>
    <w:rsid w:val="006E656A"/>
    <w:rsid w:val="006F1FDC"/>
    <w:rsid w:val="00716F87"/>
    <w:rsid w:val="00722677"/>
    <w:rsid w:val="00727217"/>
    <w:rsid w:val="00734C18"/>
    <w:rsid w:val="00747FB9"/>
    <w:rsid w:val="00756FC5"/>
    <w:rsid w:val="00772477"/>
    <w:rsid w:val="00775EB5"/>
    <w:rsid w:val="00776538"/>
    <w:rsid w:val="0079355D"/>
    <w:rsid w:val="007944C6"/>
    <w:rsid w:val="00795F4B"/>
    <w:rsid w:val="007B2845"/>
    <w:rsid w:val="007B3702"/>
    <w:rsid w:val="007D4F51"/>
    <w:rsid w:val="007D59A7"/>
    <w:rsid w:val="007E034A"/>
    <w:rsid w:val="007E1B04"/>
    <w:rsid w:val="007E200E"/>
    <w:rsid w:val="008027CD"/>
    <w:rsid w:val="00802812"/>
    <w:rsid w:val="00811D31"/>
    <w:rsid w:val="008235EA"/>
    <w:rsid w:val="00843998"/>
    <w:rsid w:val="00853BC2"/>
    <w:rsid w:val="00864E60"/>
    <w:rsid w:val="0086532B"/>
    <w:rsid w:val="00871A3D"/>
    <w:rsid w:val="008732BC"/>
    <w:rsid w:val="00886734"/>
    <w:rsid w:val="008941BB"/>
    <w:rsid w:val="00896AE7"/>
    <w:rsid w:val="008A080A"/>
    <w:rsid w:val="008A2813"/>
    <w:rsid w:val="008A5202"/>
    <w:rsid w:val="008C5180"/>
    <w:rsid w:val="008C5969"/>
    <w:rsid w:val="008D2100"/>
    <w:rsid w:val="008D344E"/>
    <w:rsid w:val="008D49EE"/>
    <w:rsid w:val="008D7FAF"/>
    <w:rsid w:val="008E1FD3"/>
    <w:rsid w:val="008F19A0"/>
    <w:rsid w:val="00920F46"/>
    <w:rsid w:val="00923517"/>
    <w:rsid w:val="00932533"/>
    <w:rsid w:val="009325E3"/>
    <w:rsid w:val="0093483C"/>
    <w:rsid w:val="009437A6"/>
    <w:rsid w:val="00957A91"/>
    <w:rsid w:val="00982609"/>
    <w:rsid w:val="0098536D"/>
    <w:rsid w:val="00994073"/>
    <w:rsid w:val="00994FAF"/>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41235"/>
    <w:rsid w:val="00B4739C"/>
    <w:rsid w:val="00B54885"/>
    <w:rsid w:val="00B91187"/>
    <w:rsid w:val="00BA6EF8"/>
    <w:rsid w:val="00BD15C6"/>
    <w:rsid w:val="00BE5AD9"/>
    <w:rsid w:val="00BF1892"/>
    <w:rsid w:val="00BF27AA"/>
    <w:rsid w:val="00BF464C"/>
    <w:rsid w:val="00BF6CA8"/>
    <w:rsid w:val="00C067AE"/>
    <w:rsid w:val="00C124AB"/>
    <w:rsid w:val="00C17F0F"/>
    <w:rsid w:val="00C266F1"/>
    <w:rsid w:val="00C54D59"/>
    <w:rsid w:val="00C71999"/>
    <w:rsid w:val="00C748B9"/>
    <w:rsid w:val="00C8620B"/>
    <w:rsid w:val="00CB2A74"/>
    <w:rsid w:val="00CC5020"/>
    <w:rsid w:val="00CD22AD"/>
    <w:rsid w:val="00CF1778"/>
    <w:rsid w:val="00CF2C75"/>
    <w:rsid w:val="00D122EE"/>
    <w:rsid w:val="00D214B3"/>
    <w:rsid w:val="00D3058A"/>
    <w:rsid w:val="00D41B73"/>
    <w:rsid w:val="00D470E6"/>
    <w:rsid w:val="00D50077"/>
    <w:rsid w:val="00D51574"/>
    <w:rsid w:val="00D53E25"/>
    <w:rsid w:val="00D61255"/>
    <w:rsid w:val="00D65557"/>
    <w:rsid w:val="00D71B78"/>
    <w:rsid w:val="00D76B63"/>
    <w:rsid w:val="00DA1367"/>
    <w:rsid w:val="00DA3A6F"/>
    <w:rsid w:val="00DD3822"/>
    <w:rsid w:val="00DD7646"/>
    <w:rsid w:val="00DF2462"/>
    <w:rsid w:val="00E11D04"/>
    <w:rsid w:val="00E22ECF"/>
    <w:rsid w:val="00E31540"/>
    <w:rsid w:val="00E82EFD"/>
    <w:rsid w:val="00E85F69"/>
    <w:rsid w:val="00E915B0"/>
    <w:rsid w:val="00EA1211"/>
    <w:rsid w:val="00EA2E8A"/>
    <w:rsid w:val="00EB765F"/>
    <w:rsid w:val="00EC4DE6"/>
    <w:rsid w:val="00EF67CB"/>
    <w:rsid w:val="00F10F3E"/>
    <w:rsid w:val="00F34A84"/>
    <w:rsid w:val="00F41D8E"/>
    <w:rsid w:val="00F53F93"/>
    <w:rsid w:val="00F557E2"/>
    <w:rsid w:val="00F65F6A"/>
    <w:rsid w:val="00F7085B"/>
    <w:rsid w:val="00F818A4"/>
    <w:rsid w:val="00F95847"/>
    <w:rsid w:val="00FD40DF"/>
    <w:rsid w:val="00FE07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RealityBending/IllusionGameValidation/blob/79241e21c8f65c20271ede37aa7687320e886bde/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realitybending.github.io/IllusionGameValidation/study2/index.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hyperlink" Target="https://github.com/RealityBending/IllusionGameValidation/blob/main/study2/figures/outliers_RT-1.pn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15</Pages>
  <Words>4112</Words>
  <Characters>23441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51</cp:revision>
  <dcterms:created xsi:type="dcterms:W3CDTF">2022-06-23T06:24:00Z</dcterms:created>
  <dcterms:modified xsi:type="dcterms:W3CDTF">2023-01-01T04:26:00Z</dcterms:modified>
</cp:coreProperties>
</file>