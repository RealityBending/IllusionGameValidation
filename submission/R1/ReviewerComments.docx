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This part is critical for the aim of the paper, and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How do visual skills relate to action video game performance?.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Muller-Lyer and Ponzo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5C240C29"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del w:id="1" w:author="Dominique Makowski (Dr)" w:date="2022-12-30T17:03:00Z">
        <w:r w:rsidR="00D71B78" w:rsidDel="00EA1211">
          <w:rPr>
            <w:rFonts w:ascii="Times New Roman" w:hAnsi="Times New Roman" w:cs="Times New Roman"/>
            <w:i/>
            <w:iCs/>
          </w:rPr>
          <w:delText>relaibility</w:delText>
        </w:r>
      </w:del>
      <w:ins w:id="2" w:author="Dominique Makowski (Dr)" w:date="2022-12-30T17:03:00Z">
        <w:r w:rsidR="00EA1211">
          <w:rPr>
            <w:rFonts w:ascii="Times New Roman" w:hAnsi="Times New Roman" w:cs="Times New Roman"/>
            <w:i/>
            <w:iCs/>
          </w:rPr>
          <w:t>reliability</w:t>
        </w:r>
      </w:ins>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3"/>
      <w:commentRangeStart w:id="4"/>
      <w:r w:rsidRPr="00A16DFA">
        <w:rPr>
          <w:rFonts w:ascii="Times" w:eastAsia="Times New Roman" w:hAnsi="Times" w:cs="Arial"/>
          <w:color w:val="222222"/>
          <w:shd w:val="clear" w:color="auto" w:fill="FFFFFF"/>
        </w:rPr>
        <w:t>Stimuli and procedure</w:t>
      </w:r>
      <w:commentRangeEnd w:id="3"/>
      <w:r w:rsidR="00994073">
        <w:rPr>
          <w:rStyle w:val="CommentReference"/>
        </w:rPr>
        <w:commentReference w:id="3"/>
      </w:r>
      <w:commentRangeEnd w:id="4"/>
      <w:r w:rsidR="00EA2E8A">
        <w:rPr>
          <w:rStyle w:val="CommentReference"/>
        </w:rPr>
        <w:commentReference w:id="4"/>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(Delboeuf, Ebbinghaus, Vertical-Horizontal, Zöllner, Müller-Lyer, Ponzo,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8D3CB26"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see Figure 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81A39">
      <w:pPr>
        <w:shd w:val="clear" w:color="auto" w:fill="E2EFD9" w:themeFill="accent6" w:themeFillTint="33"/>
        <w:rPr>
          <w:rFonts w:ascii="Times New Roman" w:hAnsi="Times New Roman" w:cs="Times New Roman"/>
        </w:rPr>
      </w:pPr>
    </w:p>
    <w:p w14:paraId="62198C90" w14:textId="6A8AFC9E" w:rsidR="00994073" w:rsidRDefault="00364ED8" w:rsidP="00A16DFA">
      <w:pPr>
        <w:rPr>
          <w:rFonts w:ascii="Times" w:eastAsia="Times New Roman" w:hAnsi="Times" w:cs="Arial"/>
          <w:color w:val="222222"/>
          <w:shd w:val="clear" w:color="auto" w:fill="FF0000"/>
        </w:rPr>
      </w:pPr>
      <w:commentRangeStart w:id="5"/>
      <w:commentRangeEnd w:id="5"/>
      <w:r>
        <w:rPr>
          <w:rStyle w:val="CommentReference"/>
        </w:rPr>
        <w:lastRenderedPageBreak/>
        <w:commentReference w:id="5"/>
      </w:r>
      <w:commentRangeStart w:id="6"/>
      <w:r w:rsidR="00F557E2">
        <w:rPr>
          <w:noProof/>
        </w:rPr>
        <w:drawing>
          <wp:inline distT="0" distB="0" distL="0" distR="0" wp14:anchorId="700FC57B" wp14:editId="704CD727">
            <wp:extent cx="5731510" cy="802703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027035"/>
                    </a:xfrm>
                    <a:prstGeom prst="rect">
                      <a:avLst/>
                    </a:prstGeom>
                    <a:noFill/>
                    <a:ln>
                      <a:noFill/>
                    </a:ln>
                  </pic:spPr>
                </pic:pic>
              </a:graphicData>
            </a:graphic>
          </wp:inline>
        </w:drawing>
      </w:r>
      <w:commentRangeEnd w:id="6"/>
      <w:r w:rsidR="00994FAF">
        <w:rPr>
          <w:rStyle w:val="CommentReference"/>
        </w:rPr>
        <w:commentReference w:id="6"/>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7" w:name="_Hlk122445865"/>
      <w:r w:rsidRPr="00A16DFA">
        <w:rPr>
          <w:rFonts w:ascii="Times" w:eastAsia="Times New Roman" w:hAnsi="Times" w:cs="Arial"/>
          <w:color w:val="222222"/>
          <w:shd w:val="clear" w:color="auto" w:fill="FFFFFF"/>
        </w:rPr>
        <w:t>Brig</w:t>
      </w:r>
      <w:bookmarkEnd w:id="7"/>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analyzing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3"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r w:rsidR="00A83DCB" w:rsidRPr="00F818A4">
        <w:rPr>
          <w:rFonts w:ascii="Times" w:eastAsia="Times New Roman" w:hAnsi="Times" w:cs="Arial"/>
          <w:color w:val="000000" w:themeColor="text1"/>
          <w:shd w:val="clear" w:color="auto" w:fill="E2EFD9" w:themeFill="accent6" w:themeFillTint="33"/>
        </w:rPr>
        <w:t xml:space="preserve">First of all,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Lines =~ MullerLyer_Strength + MullerLyer_Interaction + Ponzo_Strength + Ponzo_Interaction + VerticalHorizontal_Strength + VerticalHorizontal_Interaction</w:t>
      </w:r>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Circles =~ Ebbinghaus_Strength + Ebbinghaus_Interaction + Delboeuf_Strength + Delboeuf_Interaction</w:t>
      </w:r>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Contrast =~ Contrast_Strength + Contrast_Interaction + White_Strength + White_Interaction</w:t>
      </w:r>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Angle =~ Zollner_Strength + Zollner_Interaction + Poggendorff_Strength + Poggendorff_Interaction  + RodFrame_Strength + RodFrame_Interaction</w:t>
      </w:r>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r w:rsidRPr="008235EA">
        <w:rPr>
          <w:rFonts w:ascii="Courier New" w:eastAsia="Times New Roman" w:hAnsi="Courier New" w:cs="Courier New"/>
          <w:color w:val="DD1144"/>
          <w:spacing w:val="2"/>
          <w:sz w:val="14"/>
          <w:szCs w:val="14"/>
          <w:lang w:eastAsia="en-SG"/>
        </w:rPr>
        <w:lastRenderedPageBreak/>
        <w:t xml:space="preserve">i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TMLCode"/>
          <w:color w:val="212121"/>
          <w:spacing w:val="2"/>
        </w:rPr>
        <w:t>anova(m0,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Df   AIC   BIC Chisq Chisq diff Df diff Pr(&gt;Chisq)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  160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m0  163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m2  166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m4  170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"illusions are conceptualized as ambiguous percepts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77777777"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We agree with the reviewer that the term ‘ambiguous percepts’ may be more well-suited to characterize a specific subset of illusions (e.g., bistable illusions) than as a general definition for visual illusions. We have since amended the terminology we use to define illusions accordingly (lines XXXX):</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56B1BA2A"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del w:id="8" w:author="Dominique Makowski (Dr)" w:date="2022-12-30T17:03:00Z">
        <w:r w:rsidR="009325E3" w:rsidRPr="00B41235" w:rsidDel="00D3058A">
          <w:rPr>
            <w:rFonts w:ascii="Times New Roman" w:hAnsi="Times New Roman" w:cs="Times New Roman"/>
            <w:i/>
            <w:iCs/>
          </w:rPr>
          <w:delText xml:space="preserve">a </w:delText>
        </w:r>
      </w:del>
      <w:r w:rsidR="009325E3" w:rsidRPr="00B41235">
        <w:rPr>
          <w:rFonts w:ascii="Times New Roman" w:hAnsi="Times New Roman" w:cs="Times New Roman"/>
          <w:i/>
          <w:iCs/>
        </w:rPr>
        <w:t>non-veridical perceptual experience</w:t>
      </w:r>
      <w:ins w:id="9" w:author="Dominique Makowski (Dr)" w:date="2022-12-30T17:03:00Z">
        <w:r w:rsidR="00D3058A" w:rsidRPr="00B41235">
          <w:rPr>
            <w:rFonts w:ascii="Times New Roman" w:hAnsi="Times New Roman" w:cs="Times New Roman"/>
            <w:i/>
            <w:iCs/>
          </w:rPr>
          <w:t>s</w:t>
        </w:r>
      </w:ins>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 presentation of the results also needs a complete restructuring. Most of the results are summarised in Figure 3. This Figure is very busy, confusing, and hard to understand. There are too many panels, and they are not labelled. Some are summary of raw data,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0D7CCB7B"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r w:rsidR="008C5180">
        <w:rPr>
          <w:rFonts w:ascii="Times New Roman" w:hAnsi="Times New Roman" w:cs="Times New Roman"/>
        </w:rPr>
        <w:t>)</w:t>
      </w:r>
      <w:r>
        <w:rPr>
          <w:rFonts w:ascii="Times New Roman" w:hAnsi="Times New Roman" w:cs="Times New Roman"/>
        </w:rPr>
        <w:t>, and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2DB5222E"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r w:rsidR="001A54F3" w:rsidRPr="006A032A">
        <w:rPr>
          <w:rFonts w:ascii="Times" w:eastAsia="Times New Roman" w:hAnsi="Times" w:cs="Arial"/>
          <w:color w:val="222222"/>
          <w:shd w:val="clear" w:color="auto" w:fill="E2EFD9" w:themeFill="accent6" w:themeFillTint="33"/>
        </w:rPr>
        <w:t xml:space="preserve">First of all,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behavioral research. </w:t>
      </w:r>
      <w:r w:rsidR="00A30E45" w:rsidRPr="006572A4">
        <w:rPr>
          <w:rFonts w:ascii="Times" w:eastAsia="Times New Roman" w:hAnsi="Times" w:cs="Arial"/>
          <w:i/>
          <w:iCs/>
          <w:color w:val="222222"/>
          <w:shd w:val="clear" w:color="auto" w:fill="E2EFD9" w:themeFill="accent6" w:themeFillTint="33"/>
        </w:rPr>
        <w:t>Behavior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to flag “bad” participants by the experimenters (a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tracked by the platform which, I believe, filter</w:t>
      </w:r>
      <w:r w:rsidR="007D59A7">
        <w:rPr>
          <w:rFonts w:ascii="Times" w:eastAsia="Times New Roman" w:hAnsi="Times" w:cs="Arial"/>
          <w:color w:val="222222"/>
          <w:shd w:val="clear" w:color="auto" w:fill="E2EFD9" w:themeFill="accent6" w:themeFillTint="33"/>
        </w:rPr>
        <w:t>s</w:t>
      </w:r>
      <w:r w:rsidR="001A54F3" w:rsidRPr="006A032A">
        <w:rPr>
          <w:rFonts w:ascii="Times" w:eastAsia="Times New Roman" w:hAnsi="Times" w:cs="Arial"/>
          <w:color w:val="222222"/>
          <w:shd w:val="clear" w:color="auto" w:fill="E2EFD9" w:themeFill="accent6" w:themeFillTint="33"/>
        </w:rPr>
        <w:t xml:space="preserve">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fairly engaging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lastRenderedPageBreak/>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2889137"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5"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10"/>
      <w:commentRangeEnd w:id="10"/>
      <w:r w:rsidR="00795F4B">
        <w:rPr>
          <w:rStyle w:val="CommentReference"/>
        </w:rPr>
        <w:commentReference w:id="10"/>
      </w:r>
      <w:r w:rsidR="00486063" w:rsidRPr="006A032A">
        <w:rPr>
          <w:rFonts w:ascii="Times" w:eastAsia="Times New Roman" w:hAnsi="Times" w:cs="Arial"/>
          <w:color w:val="222222"/>
          <w:shd w:val="clear" w:color="auto" w:fill="E2EFD9" w:themeFill="accent6" w:themeFillTint="33"/>
        </w:rPr>
        <w:t>(note that the figure is quite big and takes a few second to load). As the RT distribution typically follows a well-defined log-normal distribution, blocks or participants that had an abnormal distribution were quite salient (see distributions colored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6" w:anchor="exclusions" w:history="1">
        <w:r w:rsidRPr="006A032A">
          <w:rPr>
            <w:rStyle w:val="Hyperlink"/>
            <w:rFonts w:ascii="Times" w:eastAsia="Times New Roman" w:hAnsi="Times" w:cs="Arial"/>
            <w:shd w:val="clear" w:color="auto" w:fill="E2EFD9" w:themeFill="accent6" w:themeFillTint="33"/>
          </w:rPr>
          <w:t>https://realityben</w:t>
        </w:r>
        <w:r w:rsidRPr="006A032A">
          <w:rPr>
            <w:rStyle w:val="Hyperlink"/>
            <w:rFonts w:ascii="Times" w:eastAsia="Times New Roman" w:hAnsi="Times" w:cs="Arial"/>
            <w:shd w:val="clear" w:color="auto" w:fill="E2EFD9" w:themeFill="accent6" w:themeFillTint="33"/>
          </w:rPr>
          <w:t>d</w:t>
        </w:r>
        <w:r w:rsidRPr="006A032A">
          <w:rPr>
            <w:rStyle w:val="Hyperlink"/>
            <w:rFonts w:ascii="Times" w:eastAsia="Times New Roman" w:hAnsi="Times" w:cs="Arial"/>
            <w:shd w:val="clear" w:color="auto" w:fill="E2EFD9" w:themeFill="accent6" w:themeFillTint="33"/>
          </w:rPr>
          <w:t>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7"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This paper examines whether illusion susceptibility can be parametrically varied in a range of illusions and in a large sample. Furthermore it examines if generalized illusion susceptibility is influenced by demographics and personality traits. This paper has several strengths, including preregistration, a number of illusions, a large sample, open materials and very nice data visualization. The main area for improvement I believe are in the analysis section, where the use of such a large number of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thank Dr Hirst for her thorough 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587AA831"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74933331" w14:textId="4E1FE55F" w:rsidR="00B802A6" w:rsidRDefault="00B802A6" w:rsidP="00A16DFA">
      <w:pPr>
        <w:rPr>
          <w:rFonts w:ascii="Times" w:eastAsia="Times New Roman" w:hAnsi="Times" w:cs="Arial"/>
          <w:color w:val="222222"/>
          <w:shd w:val="clear" w:color="auto" w:fill="FFFFFF"/>
        </w:rPr>
      </w:pPr>
    </w:p>
    <w:p w14:paraId="75AABB99" w14:textId="7D7B579C" w:rsidR="00B802A6" w:rsidRDefault="00B802A6"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We started by clarifying that all regression models were fitted under the Bayesian framework (as it’s more flexible and easier to model these different classes </w:t>
      </w:r>
      <w:r w:rsidR="00672036">
        <w:rPr>
          <w:rFonts w:ascii="Times" w:eastAsia="Times New Roman" w:hAnsi="Times" w:cs="Arial"/>
          <w:color w:val="222222"/>
          <w:shd w:val="clear" w:color="auto" w:fill="FFFFFF"/>
        </w:rPr>
        <w:t xml:space="preserve">and families </w:t>
      </w:r>
      <w:r>
        <w:rPr>
          <w:rFonts w:ascii="Times" w:eastAsia="Times New Roman" w:hAnsi="Times" w:cs="Arial"/>
          <w:color w:val="222222"/>
          <w:shd w:val="clear" w:color="auto" w:fill="FFFFFF"/>
        </w:rPr>
        <w:t>of models under that unified framework)</w:t>
      </w:r>
      <w:r w:rsidR="00F37723">
        <w:rPr>
          <w:rFonts w:ascii="Times" w:eastAsia="Times New Roman" w:hAnsi="Times" w:cs="Arial"/>
          <w:color w:val="222222"/>
          <w:shd w:val="clear" w:color="auto" w:fill="FFFFFF"/>
        </w:rPr>
        <w:t xml:space="preserve"> (lines XXX)</w:t>
      </w:r>
      <w:r>
        <w:rPr>
          <w:rFonts w:ascii="Times" w:eastAsia="Times New Roman" w:hAnsi="Times" w:cs="Arial"/>
          <w:color w:val="222222"/>
          <w:shd w:val="clear" w:color="auto" w:fill="FFFFFF"/>
        </w:rPr>
        <w:t>:</w:t>
      </w:r>
    </w:p>
    <w:p w14:paraId="413CB449" w14:textId="568F89CC" w:rsidR="00B802A6" w:rsidRDefault="00B802A6" w:rsidP="00A16DFA">
      <w:pPr>
        <w:rPr>
          <w:rFonts w:ascii="Times" w:eastAsia="Times New Roman" w:hAnsi="Times" w:cs="Arial"/>
          <w:color w:val="222222"/>
          <w:shd w:val="clear" w:color="auto" w:fill="FFFFFF"/>
        </w:rPr>
      </w:pPr>
    </w:p>
    <w:p w14:paraId="5BA63EBC" w14:textId="2625F91E" w:rsidR="00F37723" w:rsidRPr="00F37723" w:rsidRDefault="00F37723" w:rsidP="00A16DFA">
      <w:pPr>
        <w:rPr>
          <w:rFonts w:ascii="Times" w:eastAsia="Times New Roman" w:hAnsi="Times" w:cs="Arial"/>
          <w:i/>
          <w:iCs/>
          <w:color w:val="222222"/>
          <w:shd w:val="clear" w:color="auto" w:fill="FFFFFF"/>
        </w:rPr>
      </w:pPr>
      <w:r w:rsidRPr="00F37723">
        <w:rPr>
          <w:rFonts w:ascii="Times" w:eastAsia="Times New Roman" w:hAnsi="Times" w:cs="Arial"/>
          <w:i/>
          <w:iCs/>
          <w:color w:val="222222"/>
          <w:shd w:val="clear" w:color="auto" w:fill="FFFFFF"/>
        </w:rPr>
        <w:t>The first part of the analysis focused on modelling the effect of illusion strength and task difficulty on errors and response time (RT) separately for each illusion under a Bayesian framework.</w:t>
      </w:r>
    </w:p>
    <w:p w14:paraId="045D7E8E" w14:textId="77777777" w:rsidR="00F37723" w:rsidRDefault="00F37723" w:rsidP="00A16DFA">
      <w:pPr>
        <w:rPr>
          <w:rFonts w:ascii="Times" w:eastAsia="Times New Roman" w:hAnsi="Times" w:cs="Arial"/>
          <w:color w:val="222222"/>
          <w:shd w:val="clear" w:color="auto" w:fill="FFFFFF"/>
        </w:rPr>
      </w:pPr>
    </w:p>
    <w:p w14:paraId="0A5F27E7" w14:textId="07DBA10C" w:rsidR="00B802A6" w:rsidRPr="00946182" w:rsidRDefault="00F37723"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We clarified the justifications</w:t>
      </w:r>
      <w:r w:rsidR="00946182">
        <w:rPr>
          <w:rFonts w:ascii="Times New Roman" w:hAnsi="Times New Roman" w:cs="Times New Roman"/>
        </w:rPr>
        <w:t xml:space="preserve"> (lines XXX)</w:t>
      </w:r>
      <w:r w:rsidR="00B802A6" w:rsidRPr="00946182">
        <w:rPr>
          <w:rFonts w:ascii="Times New Roman" w:hAnsi="Times New Roman" w:cs="Times New Roman"/>
        </w:rPr>
        <w:t>:</w:t>
      </w:r>
    </w:p>
    <w:p w14:paraId="019340AF" w14:textId="77777777" w:rsidR="00B802A6" w:rsidRPr="00946182" w:rsidRDefault="00B802A6" w:rsidP="00946182">
      <w:pPr>
        <w:shd w:val="clear" w:color="auto" w:fill="E2EFD9" w:themeFill="accent6" w:themeFillTint="33"/>
        <w:rPr>
          <w:rFonts w:ascii="Times New Roman" w:hAnsi="Times New Roman" w:cs="Times New Roman"/>
        </w:rPr>
      </w:pPr>
    </w:p>
    <w:p w14:paraId="009A1AB5" w14:textId="6700F9F8"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GAMs:</w:t>
      </w:r>
    </w:p>
    <w:p w14:paraId="36F5EB6B" w14:textId="77777777" w:rsidR="00B802A6" w:rsidRPr="00946182" w:rsidRDefault="00B802A6" w:rsidP="00946182">
      <w:pPr>
        <w:shd w:val="clear" w:color="auto" w:fill="E2EFD9" w:themeFill="accent6" w:themeFillTint="33"/>
        <w:rPr>
          <w:rFonts w:ascii="Times New Roman" w:hAnsi="Times New Roman" w:cs="Times New Roman"/>
        </w:rPr>
      </w:pPr>
    </w:p>
    <w:p w14:paraId="3560D5D1" w14:textId="15D9327B" w:rsidR="00D50077" w:rsidRPr="00946182" w:rsidRDefault="00B802A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We started by fitting General Additive Models (GAMs), which can parsimoniously accommodate possible non-linear effects and interactions.</w:t>
      </w:r>
      <w:r w:rsidRPr="00946182">
        <w:rPr>
          <w:rFonts w:ascii="Times New Roman" w:hAnsi="Times New Roman" w:cs="Times New Roman"/>
          <w:i/>
          <w:iCs/>
        </w:rPr>
        <w:t xml:space="preserve"> </w:t>
      </w:r>
    </w:p>
    <w:p w14:paraId="50C88678" w14:textId="4872486A" w:rsidR="00B802A6" w:rsidRPr="00946182" w:rsidRDefault="00B802A6" w:rsidP="00946182">
      <w:pPr>
        <w:shd w:val="clear" w:color="auto" w:fill="E2EFD9" w:themeFill="accent6" w:themeFillTint="33"/>
        <w:rPr>
          <w:rFonts w:ascii="Times New Roman" w:hAnsi="Times New Roman" w:cs="Times New Roman"/>
        </w:rPr>
      </w:pPr>
    </w:p>
    <w:p w14:paraId="0F3D768D" w14:textId="0E78A18D"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Logistic </w:t>
      </w:r>
      <w:r w:rsidR="00672036" w:rsidRPr="00946182">
        <w:rPr>
          <w:rFonts w:ascii="Times New Roman" w:hAnsi="Times New Roman" w:cs="Times New Roman"/>
        </w:rPr>
        <w:t>family</w:t>
      </w:r>
      <w:r w:rsidR="00F37723" w:rsidRPr="00946182">
        <w:rPr>
          <w:rFonts w:ascii="Times New Roman" w:hAnsi="Times New Roman" w:cs="Times New Roman"/>
        </w:rPr>
        <w:t>:</w:t>
      </w:r>
    </w:p>
    <w:p w14:paraId="6F1B9558" w14:textId="77777777" w:rsidR="00672036" w:rsidRPr="00946182" w:rsidRDefault="00672036" w:rsidP="00946182">
      <w:pPr>
        <w:shd w:val="clear" w:color="auto" w:fill="E2EFD9" w:themeFill="accent6" w:themeFillTint="33"/>
        <w:rPr>
          <w:rFonts w:ascii="Times New Roman" w:hAnsi="Times New Roman" w:cs="Times New Roman"/>
        </w:rPr>
      </w:pPr>
    </w:p>
    <w:p w14:paraId="152D361F" w14:textId="22CD9B0F" w:rsidR="00F37723"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Errors were analyzed using logistic mixed models (suited to estimate the error rate)</w:t>
      </w:r>
    </w:p>
    <w:p w14:paraId="44C247FF" w14:textId="6C50C84B" w:rsidR="00672036" w:rsidRPr="00946182" w:rsidRDefault="00672036" w:rsidP="00946182">
      <w:pPr>
        <w:shd w:val="clear" w:color="auto" w:fill="E2EFD9" w:themeFill="accent6" w:themeFillTint="33"/>
        <w:rPr>
          <w:rFonts w:ascii="Times New Roman" w:hAnsi="Times New Roman" w:cs="Times New Roman"/>
          <w:i/>
          <w:iCs/>
        </w:rPr>
      </w:pPr>
    </w:p>
    <w:p w14:paraId="7220CA19" w14:textId="3CBE89CA" w:rsidR="00672036" w:rsidRPr="00946182" w:rsidRDefault="0067203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ex-Gaussian family</w:t>
      </w:r>
      <w:r w:rsidRPr="00946182">
        <w:rPr>
          <w:rFonts w:ascii="Times New Roman" w:hAnsi="Times New Roman" w:cs="Times New Roman"/>
        </w:rPr>
        <w:t>:</w:t>
      </w:r>
    </w:p>
    <w:p w14:paraId="0A893568" w14:textId="14943D37" w:rsidR="00672036" w:rsidRPr="00946182" w:rsidRDefault="00672036" w:rsidP="00946182">
      <w:pPr>
        <w:shd w:val="clear" w:color="auto" w:fill="E2EFD9" w:themeFill="accent6" w:themeFillTint="33"/>
        <w:rPr>
          <w:rFonts w:ascii="Times New Roman" w:hAnsi="Times New Roman" w:cs="Times New Roman"/>
        </w:rPr>
      </w:pPr>
    </w:p>
    <w:p w14:paraId="5170EE07" w14:textId="697856D5" w:rsidR="00672036"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RTs of correct responses were analyzed using an ex-Gaussian family with the same fixed effects entered for the location µ (mean), scale σ (spread) and tail-dominance</w:t>
      </w:r>
      <w:r w:rsidRPr="00946182">
        <w:rPr>
          <w:rFonts w:ascii="Times New Roman" w:hAnsi="Times New Roman" w:cs="Times New Roman"/>
          <w:i/>
          <w:iCs/>
        </w:rPr>
        <w:t xml:space="preserve"> </w:t>
      </w:r>
      <w:r w:rsidRPr="00946182">
        <w:rPr>
          <w:rFonts w:ascii="Times New Roman" w:hAnsi="Times New Roman" w:cs="Times New Roman"/>
          <w:i/>
          <w:iCs/>
        </w:rPr>
        <w:t>τ</w:t>
      </w:r>
      <w:r w:rsidRPr="00946182">
        <w:rPr>
          <w:rFonts w:ascii="Times New Roman" w:hAnsi="Times New Roman" w:cs="Times New Roman"/>
          <w:i/>
          <w:iCs/>
        </w:rPr>
        <w:t xml:space="preserve"> </w:t>
      </w:r>
      <w:r w:rsidRPr="00946182">
        <w:rPr>
          <w:rFonts w:ascii="Times New Roman" w:hAnsi="Times New Roman" w:cs="Times New Roman"/>
          <w:i/>
          <w:iCs/>
        </w:rPr>
        <w:t>of the RT distribution35,36</w:t>
      </w:r>
    </w:p>
    <w:p w14:paraId="6647A3C2" w14:textId="77777777" w:rsidR="00672036" w:rsidRPr="00946182" w:rsidRDefault="00672036" w:rsidP="00946182">
      <w:pPr>
        <w:shd w:val="clear" w:color="auto" w:fill="E2EFD9" w:themeFill="accent6" w:themeFillTint="33"/>
        <w:rPr>
          <w:rFonts w:ascii="Times New Roman" w:hAnsi="Times New Roman" w:cs="Times New Roman"/>
        </w:rPr>
      </w:pPr>
    </w:p>
    <w:p w14:paraId="56901306" w14:textId="6F434B48" w:rsidR="00D50077" w:rsidRPr="00946182" w:rsidRDefault="00D50077" w:rsidP="00946182">
      <w:pPr>
        <w:shd w:val="clear" w:color="auto" w:fill="E2EFD9" w:themeFill="accent6" w:themeFillTint="33"/>
        <w:rPr>
          <w:rFonts w:ascii="Times New Roman" w:hAnsi="Times New Roman" w:cs="Times New Roman"/>
        </w:rPr>
      </w:pPr>
    </w:p>
    <w:p w14:paraId="652DCDC9" w14:textId="1CD6F77B"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The reason to not only rely on GAMs can be found</w:t>
      </w:r>
      <w:r w:rsidR="00F00707" w:rsidRPr="00946182">
        <w:rPr>
          <w:rFonts w:ascii="Times New Roman" w:hAnsi="Times New Roman" w:cs="Times New Roman"/>
        </w:rPr>
        <w:t xml:space="preserve"> next</w:t>
      </w:r>
      <w:r w:rsidR="00946182">
        <w:rPr>
          <w:rFonts w:ascii="Times New Roman" w:hAnsi="Times New Roman" w:cs="Times New Roman"/>
        </w:rPr>
        <w:t xml:space="preserve"> (lines XXX)</w:t>
      </w:r>
      <w:r w:rsidRPr="00946182">
        <w:rPr>
          <w:rFonts w:ascii="Times New Roman" w:hAnsi="Times New Roman" w:cs="Times New Roman"/>
        </w:rPr>
        <w:t>:</w:t>
      </w:r>
    </w:p>
    <w:p w14:paraId="11BD3602" w14:textId="3DDA4FB0" w:rsidR="00672036" w:rsidRPr="00946182" w:rsidRDefault="00672036" w:rsidP="00946182">
      <w:pPr>
        <w:shd w:val="clear" w:color="auto" w:fill="E2EFD9" w:themeFill="accent6" w:themeFillTint="33"/>
        <w:rPr>
          <w:rFonts w:ascii="Times New Roman" w:hAnsi="Times New Roman" w:cs="Times New Roman"/>
        </w:rPr>
      </w:pPr>
    </w:p>
    <w:p w14:paraId="7B2FE1D5" w14:textId="61A23C96" w:rsidR="00F00707" w:rsidRPr="00946182" w:rsidRDefault="00F00707"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Using GAMs as the "ground-truth" models, we attempted at approximating them using general linear mixed models, which can be used to estimate the effects' participant-level variability (via random slopes).</w:t>
      </w:r>
    </w:p>
    <w:p w14:paraId="03ABFAFA" w14:textId="293C84BE"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 </w:t>
      </w:r>
    </w:p>
    <w:p w14:paraId="62630799" w14:textId="42A658C5" w:rsidR="00672036" w:rsidRPr="00946182" w:rsidRDefault="00F00707"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As the goal was to extract participant-level scores, we needed random slopes for the effects, and the smooth terms of GAMs cannot be modelled as a random effect. Thus, we sought to</w:t>
      </w:r>
      <w:r w:rsidR="003A6A65">
        <w:rPr>
          <w:rFonts w:ascii="Times New Roman" w:hAnsi="Times New Roman" w:cs="Times New Roman"/>
        </w:rPr>
        <w:t xml:space="preserve"> additionally</w:t>
      </w:r>
      <w:r w:rsidRPr="00946182">
        <w:rPr>
          <w:rFonts w:ascii="Times New Roman" w:hAnsi="Times New Roman" w:cs="Times New Roman"/>
        </w:rPr>
        <w:t xml:space="preserve"> fit “simpler” models (i.e., general linear models with 2 parameters and their interaction), </w:t>
      </w:r>
      <w:r w:rsidR="00ED3FE3">
        <w:rPr>
          <w:rFonts w:ascii="Times New Roman" w:hAnsi="Times New Roman" w:cs="Times New Roman"/>
        </w:rPr>
        <w:t>for</w:t>
      </w:r>
      <w:r w:rsidRPr="00946182">
        <w:rPr>
          <w:rFonts w:ascii="Times New Roman" w:hAnsi="Times New Roman" w:cs="Times New Roman"/>
        </w:rPr>
        <w:t xml:space="preserve"> which these parameters can be estimated for each participant (with all the benefits that it presents, in particular regularization of extreme scores).</w:t>
      </w:r>
    </w:p>
    <w:p w14:paraId="6D82943C" w14:textId="457DB842" w:rsidR="00F00707" w:rsidRPr="00946182" w:rsidRDefault="00F00707" w:rsidP="00946182">
      <w:pPr>
        <w:shd w:val="clear" w:color="auto" w:fill="E2EFD9" w:themeFill="accent6" w:themeFillTint="33"/>
        <w:rPr>
          <w:rFonts w:ascii="Times New Roman" w:hAnsi="Times New Roman" w:cs="Times New Roman"/>
        </w:rPr>
      </w:pPr>
    </w:p>
    <w:p w14:paraId="03129C90" w14:textId="062930FC" w:rsidR="00F00707" w:rsidRPr="00946182" w:rsidRDefault="00E811D5"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EFA and SEM were used to give insights into the factor structure of the scores and test different possible hierarchical models, respectively. </w:t>
      </w:r>
    </w:p>
    <w:p w14:paraId="5CA2DE9E" w14:textId="77777777" w:rsidR="00672036" w:rsidRDefault="00672036" w:rsidP="00A16DFA">
      <w:pPr>
        <w:rPr>
          <w:rFonts w:ascii="Times" w:eastAsia="Times New Roman" w:hAnsi="Times" w:cs="Arial"/>
          <w:color w:val="222222"/>
          <w:shd w:val="clear" w:color="auto" w:fill="FFFFFF"/>
        </w:rPr>
      </w:pPr>
    </w:p>
    <w:p w14:paraId="0BB01A01" w14:textId="77777777" w:rsidR="000539CC" w:rsidRDefault="00A16DFA" w:rsidP="000539CC">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(e.g. line 196 – 203 indicate that different scores were transformed in different ways, log sqrt, cbrt</w:t>
      </w:r>
      <w:r w:rsidR="000539CC">
        <w:rPr>
          <w:rFonts w:ascii="Times" w:eastAsia="Times New Roman" w:hAnsi="Times" w:cs="Arial"/>
          <w:color w:val="222222"/>
          <w:shd w:val="clear" w:color="auto" w:fill="FFFFFF"/>
        </w:rPr>
        <w:t xml:space="preserve"> </w:t>
      </w:r>
      <w:r w:rsidR="000539CC" w:rsidRPr="00A16DFA">
        <w:rPr>
          <w:rFonts w:ascii="Times" w:eastAsia="Times New Roman" w:hAnsi="Times" w:cs="Arial"/>
          <w:color w:val="222222"/>
          <w:shd w:val="clear" w:color="auto" w:fill="FFFFFF"/>
        </w:rPr>
        <w:t xml:space="preserve">please can the authors outline the approach taken and models that were compared). </w:t>
      </w:r>
    </w:p>
    <w:p w14:paraId="1D33EEEB" w14:textId="7DE24684" w:rsidR="00332742" w:rsidRDefault="00332742" w:rsidP="00F10081">
      <w:pPr>
        <w:rPr>
          <w:rFonts w:ascii="Times" w:eastAsia="Times New Roman" w:hAnsi="Times" w:cs="Arial"/>
          <w:color w:val="222222"/>
          <w:shd w:val="clear" w:color="auto" w:fill="FF0000"/>
        </w:rPr>
      </w:pPr>
    </w:p>
    <w:p w14:paraId="1F7AA477" w14:textId="3F041CC8" w:rsidR="00F10081" w:rsidRDefault="00F10081" w:rsidP="00F10081">
      <w:pPr>
        <w:rPr>
          <w:rFonts w:ascii="Times" w:eastAsia="Times New Roman" w:hAnsi="Times" w:cs="Arial"/>
          <w:color w:val="222222"/>
          <w:shd w:val="clear" w:color="auto" w:fill="FF0000"/>
        </w:rPr>
      </w:pPr>
    </w:p>
    <w:p w14:paraId="162348D7" w14:textId="67377382" w:rsidR="00F10081" w:rsidRPr="00273C16" w:rsidRDefault="00F10081" w:rsidP="00273C16">
      <w:pPr>
        <w:shd w:val="clear" w:color="auto" w:fill="E2EFD9" w:themeFill="accent6" w:themeFillTint="33"/>
        <w:rPr>
          <w:rFonts w:ascii="Times New Roman" w:hAnsi="Times New Roman" w:cs="Times New Roman"/>
        </w:rPr>
      </w:pPr>
      <w:r w:rsidRPr="00273C16">
        <w:rPr>
          <w:rFonts w:ascii="Times New Roman" w:hAnsi="Times New Roman" w:cs="Times New Roman"/>
        </w:rPr>
        <w:t xml:space="preserve">Non-linear transformations were tested as non-linear relationships are typically observed in psychophysics and perceptual tasks. </w:t>
      </w:r>
      <w:r w:rsidR="000539CC">
        <w:rPr>
          <w:rFonts w:ascii="Times New Roman" w:hAnsi="Times New Roman" w:cs="Times New Roman"/>
        </w:rPr>
        <w:t>Linear, l</w:t>
      </w:r>
      <w:r w:rsidRPr="00273C16">
        <w:rPr>
          <w:rFonts w:ascii="Times New Roman" w:hAnsi="Times New Roman" w:cs="Times New Roman"/>
        </w:rPr>
        <w:t xml:space="preserve">og, square-root and cubic-root offered a good coverage of the </w:t>
      </w:r>
      <w:r w:rsidR="00300EBE" w:rsidRPr="00273C16">
        <w:rPr>
          <w:rFonts w:ascii="Times New Roman" w:hAnsi="Times New Roman" w:cs="Times New Roman"/>
        </w:rPr>
        <w:t xml:space="preserve">possible </w:t>
      </w:r>
      <w:r w:rsidRPr="00273C16">
        <w:rPr>
          <w:rFonts w:ascii="Times New Roman" w:hAnsi="Times New Roman" w:cs="Times New Roman"/>
        </w:rPr>
        <w:t>patterns (which indeed was the case as relative to the GAMs, at least for the illusions with monotonic effects). We clarified as follows (lines XXX):</w:t>
      </w:r>
    </w:p>
    <w:p w14:paraId="4C10D2C7" w14:textId="77777777" w:rsidR="00F10081" w:rsidRPr="00273C16" w:rsidRDefault="00F10081" w:rsidP="00273C16">
      <w:pPr>
        <w:shd w:val="clear" w:color="auto" w:fill="E2EFD9" w:themeFill="accent6" w:themeFillTint="33"/>
        <w:rPr>
          <w:rFonts w:ascii="Times New Roman" w:hAnsi="Times New Roman" w:cs="Times New Roman"/>
        </w:rPr>
      </w:pPr>
    </w:p>
    <w:p w14:paraId="1BD0FD4D" w14:textId="7FB71628" w:rsidR="00F10081" w:rsidRDefault="00F10081" w:rsidP="00273C16">
      <w:pPr>
        <w:shd w:val="clear" w:color="auto" w:fill="E2EFD9" w:themeFill="accent6" w:themeFillTint="33"/>
        <w:rPr>
          <w:rFonts w:ascii="Times New Roman" w:hAnsi="Times New Roman" w:cs="Times New Roman"/>
          <w:i/>
          <w:iCs/>
        </w:rPr>
      </w:pPr>
      <w:r w:rsidRPr="00273C16">
        <w:rPr>
          <w:rFonts w:ascii="Times New Roman" w:hAnsi="Times New Roman" w:cs="Times New Roman"/>
          <w:i/>
          <w:iCs/>
        </w:rPr>
        <w:t>Following a comparison of models with a combination of transformations (raw, log, square root or cubic root; which are types of relationship commonly found in perceptual tasks) on the main predictors (task difficulty and illusion strength), we fitted the best model (based on their indices of fit</w:t>
      </w:r>
      <w:r w:rsidR="000539CC">
        <w:rPr>
          <w:rFonts w:ascii="Times New Roman" w:hAnsi="Times New Roman" w:cs="Times New Roman"/>
          <w:i/>
          <w:iCs/>
        </w:rPr>
        <w:t xml:space="preserve">; </w:t>
      </w:r>
      <w:r w:rsidRPr="00273C16">
        <w:rPr>
          <w:rFonts w:ascii="Times New Roman" w:hAnsi="Times New Roman" w:cs="Times New Roman"/>
          <w:i/>
          <w:iCs/>
        </w:rPr>
        <w:t>), and compared their output visually</w:t>
      </w:r>
    </w:p>
    <w:p w14:paraId="7CD3F44A" w14:textId="6A4FBA8F" w:rsidR="000539CC" w:rsidRDefault="000539CC" w:rsidP="00273C16">
      <w:pPr>
        <w:shd w:val="clear" w:color="auto" w:fill="E2EFD9" w:themeFill="accent6" w:themeFillTint="33"/>
        <w:rPr>
          <w:rFonts w:ascii="Times New Roman" w:hAnsi="Times New Roman" w:cs="Times New Roman"/>
          <w:i/>
          <w:iCs/>
        </w:rPr>
      </w:pPr>
    </w:p>
    <w:p w14:paraId="1EB83A63" w14:textId="4B31989F"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As mentioned, we compared the matrix of combinations of transformations by comparing the BIC and R2 (based on these tables, found in the analysis script):</w:t>
      </w:r>
    </w:p>
    <w:p w14:paraId="0FB4ED93" w14:textId="1A905BA0"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4CE1EAB4"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lastRenderedPageBreak/>
        <w:t>##                        Name   BIC R2_marginal       BF     Side  Model</w:t>
      </w:r>
    </w:p>
    <w:p w14:paraId="11F5C7E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1       DIFF--STRENGTH_sqrt 10894      0.7999          0.000772 Errors</w:t>
      </w:r>
    </w:p>
    <w:p w14:paraId="1D026121"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2  DIFF_sqrt--STRENGTH_sqrt 10933      0.7828  &lt; 0.001 0.000848 Errors</w:t>
      </w:r>
    </w:p>
    <w:p w14:paraId="7F54E6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3        DIFF--STRENGTH_log 10952      0.8341  &lt; 0.001 0.000857 Errors</w:t>
      </w:r>
    </w:p>
    <w:p w14:paraId="7721B9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4  DIFF_cbrt--STRENGTH_sqrt 10973      0.7786  &lt; 0.001 0.000892 Errors</w:t>
      </w:r>
    </w:p>
    <w:p w14:paraId="63DC615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5   DIFF_sqrt--STRENGTH_log 10981      0.8136  &lt; 0.001 0.000939 Errors</w:t>
      </w:r>
    </w:p>
    <w:p w14:paraId="188EEB19"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6        DIFF_log--STRENGTH 21404      0.0750          0.049386     RT</w:t>
      </w:r>
    </w:p>
    <w:p w14:paraId="3DDDE32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7   DIFF_log--STRENGTH_sqrt 21422      0.0740  &lt; 0.001 0.051651     RT</w:t>
      </w:r>
    </w:p>
    <w:p w14:paraId="0460AE3C"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8       DIFF_cbrt--STRENGTH 21429      0.0742  &lt; 0.001 0.049425     RT</w:t>
      </w:r>
    </w:p>
    <w:p w14:paraId="0C08DD76"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9       DIFF_sqrt--STRENGTH 21451      0.0735  &lt; 0.001 0.049323     RT</w:t>
      </w:r>
    </w:p>
    <w:p w14:paraId="4B24AB0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8"/>
          <w:szCs w:val="18"/>
          <w:lang w:val="en-GB" w:eastAsia="en-GB"/>
        </w:rPr>
      </w:pPr>
      <w:r w:rsidRPr="000539CC">
        <w:rPr>
          <w:rFonts w:ascii="Courier New" w:eastAsia="Times New Roman" w:hAnsi="Courier New" w:cs="Courier New"/>
          <w:i/>
          <w:iCs/>
          <w:color w:val="999988"/>
          <w:spacing w:val="2"/>
          <w:sz w:val="20"/>
          <w:szCs w:val="20"/>
          <w:lang w:val="en-GB" w:eastAsia="en-GB"/>
        </w:rPr>
        <w:t>## 10 DIFF_cbrt--STRENGTH_sqrt 21462      0.0727  &lt; 0.001 0.051162     RT</w:t>
      </w:r>
    </w:p>
    <w:p w14:paraId="2F17D6AD" w14:textId="77777777"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3E8BF705" w14:textId="77777777" w:rsidR="000539CC" w:rsidRDefault="000539CC" w:rsidP="00273C16">
      <w:pPr>
        <w:shd w:val="clear" w:color="auto" w:fill="E2EFD9" w:themeFill="accent6" w:themeFillTint="33"/>
        <w:rPr>
          <w:rFonts w:ascii="Times New Roman" w:hAnsi="Times New Roman" w:cs="Times New Roman"/>
        </w:rPr>
      </w:pPr>
    </w:p>
    <w:p w14:paraId="5C02E689" w14:textId="211EE442"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We clarified as follows (lines XXX):</w:t>
      </w:r>
    </w:p>
    <w:p w14:paraId="4FC6DC6D" w14:textId="1B032854" w:rsidR="000539CC" w:rsidRDefault="000539CC" w:rsidP="00273C16">
      <w:pPr>
        <w:shd w:val="clear" w:color="auto" w:fill="E2EFD9" w:themeFill="accent6" w:themeFillTint="33"/>
        <w:rPr>
          <w:rFonts w:ascii="Times New Roman" w:hAnsi="Times New Roman" w:cs="Times New Roman"/>
        </w:rPr>
      </w:pPr>
    </w:p>
    <w:p w14:paraId="632ED31D" w14:textId="5CFCD0B3" w:rsidR="000539CC" w:rsidRPr="000539CC" w:rsidRDefault="000539CC" w:rsidP="00273C16">
      <w:pPr>
        <w:shd w:val="clear" w:color="auto" w:fill="E2EFD9" w:themeFill="accent6" w:themeFillTint="33"/>
        <w:rPr>
          <w:rFonts w:ascii="Times New Roman" w:hAnsi="Times New Roman" w:cs="Times New Roman"/>
          <w:i/>
          <w:iCs/>
        </w:rPr>
      </w:pPr>
      <w:r w:rsidRPr="000539CC">
        <w:rPr>
          <w:rFonts w:ascii="Times New Roman" w:hAnsi="Times New Roman" w:cs="Times New Roman"/>
          <w:i/>
          <w:iCs/>
        </w:rPr>
        <w:t>we fitted the best model (based on their BIC and R2), and compared their output visually (Figure 3)</w:t>
      </w:r>
    </w:p>
    <w:p w14:paraId="6EDB95DB" w14:textId="77777777" w:rsidR="00332742" w:rsidRDefault="00332742" w:rsidP="00A16DFA">
      <w:pPr>
        <w:rPr>
          <w:rFonts w:ascii="Times" w:eastAsia="Times New Roman" w:hAnsi="Times" w:cs="Arial"/>
          <w:color w:val="222222"/>
          <w:shd w:val="clear" w:color="auto" w:fill="FFFFFF"/>
        </w:rPr>
      </w:pPr>
    </w:p>
    <w:p w14:paraId="774383B9" w14:textId="77777777" w:rsidR="000C7FE8" w:rsidRDefault="000C7FE8" w:rsidP="00A16DFA">
      <w:pPr>
        <w:rPr>
          <w:rFonts w:ascii="Times" w:eastAsia="Times New Roman" w:hAnsi="Times" w:cs="Arial"/>
          <w:color w:val="222222"/>
          <w:shd w:val="clear" w:color="auto" w:fill="FFFFFF"/>
        </w:rPr>
      </w:pPr>
    </w:p>
    <w:p w14:paraId="3F54446E" w14:textId="35868021"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all of these tests and what each is doing. </w:t>
      </w:r>
    </w:p>
    <w:p w14:paraId="03EE4443" w14:textId="66BD82BF" w:rsidR="00C5728C" w:rsidRDefault="00C5728C" w:rsidP="00A16DFA">
      <w:pPr>
        <w:rPr>
          <w:rFonts w:ascii="Times" w:eastAsia="Times New Roman" w:hAnsi="Times" w:cs="Arial"/>
          <w:color w:val="222222"/>
          <w:shd w:val="clear" w:color="auto" w:fill="FFFFFF"/>
        </w:rPr>
      </w:pPr>
    </w:p>
    <w:p w14:paraId="71A8E059" w14:textId="77777777" w:rsidR="00C5728C" w:rsidRDefault="00C5728C" w:rsidP="00C5728C">
      <w:pPr>
        <w:shd w:val="clear" w:color="auto" w:fill="E2EFD9" w:themeFill="accent6" w:themeFillTint="33"/>
        <w:rPr>
          <w:rFonts w:ascii="Times New Roman" w:hAnsi="Times New Roman" w:cs="Times New Roman"/>
        </w:rPr>
      </w:pPr>
      <w:r>
        <w:rPr>
          <w:rFonts w:ascii="Times New Roman" w:hAnsi="Times New Roman" w:cs="Times New Roman"/>
        </w:rPr>
        <w:t>We clarified as follows (lines XXX):</w:t>
      </w:r>
    </w:p>
    <w:p w14:paraId="76B3988F" w14:textId="77777777" w:rsidR="00C5728C" w:rsidRDefault="00C5728C" w:rsidP="00C5728C">
      <w:pPr>
        <w:shd w:val="clear" w:color="auto" w:fill="E2EFD9" w:themeFill="accent6" w:themeFillTint="33"/>
        <w:rPr>
          <w:rFonts w:ascii="Times New Roman" w:hAnsi="Times New Roman" w:cs="Times New Roman"/>
        </w:rPr>
      </w:pPr>
    </w:p>
    <w:p w14:paraId="62F0AB3F" w14:textId="59E5006F" w:rsidR="00C5728C" w:rsidRPr="000539CC" w:rsidRDefault="00C5728C" w:rsidP="00C5728C">
      <w:pPr>
        <w:shd w:val="clear" w:color="auto" w:fill="E2EFD9" w:themeFill="accent6" w:themeFillTint="33"/>
        <w:rPr>
          <w:rFonts w:ascii="Times New Roman" w:hAnsi="Times New Roman" w:cs="Times New Roman"/>
          <w:i/>
          <w:iCs/>
        </w:rPr>
      </w:pPr>
      <w:r>
        <w:rPr>
          <w:rFonts w:ascii="Times New Roman" w:hAnsi="Times New Roman" w:cs="Times New Roman"/>
          <w:i/>
          <w:iCs/>
        </w:rPr>
        <w:t>Note that the model comparison and the parameters used in the resulting models were not pre-registered.</w:t>
      </w:r>
    </w:p>
    <w:p w14:paraId="0F4DD360" w14:textId="77777777" w:rsidR="00C5728C" w:rsidRDefault="00C5728C"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2498EB98" w14:textId="3A4112A4" w:rsidR="00C5728C" w:rsidRDefault="00DC57B0"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EFA was used </w:t>
      </w:r>
      <w:r w:rsidR="00026D96">
        <w:rPr>
          <w:rFonts w:ascii="Times New Roman" w:hAnsi="Times New Roman" w:cs="Times New Roman"/>
        </w:rPr>
        <w:t xml:space="preserve">in an exploratory fashion to gain insights with a non-supervised method (and </w:t>
      </w:r>
      <w:r w:rsidR="00920182">
        <w:rPr>
          <w:rFonts w:ascii="Times New Roman" w:hAnsi="Times New Roman" w:cs="Times New Roman"/>
        </w:rPr>
        <w:t xml:space="preserve">see what happens when we </w:t>
      </w:r>
      <w:r w:rsidR="00026D96">
        <w:rPr>
          <w:rFonts w:ascii="Times New Roman" w:hAnsi="Times New Roman" w:cs="Times New Roman"/>
        </w:rPr>
        <w:t>“let the data speak”</w:t>
      </w:r>
      <w:r w:rsidR="00064661">
        <w:rPr>
          <w:rFonts w:ascii="Times New Roman" w:hAnsi="Times New Roman" w:cs="Times New Roman"/>
        </w:rPr>
        <w:t>)</w:t>
      </w:r>
      <w:r w:rsidR="00026D96">
        <w:rPr>
          <w:rFonts w:ascii="Times New Roman" w:hAnsi="Times New Roman" w:cs="Times New Roman"/>
        </w:rPr>
        <w:t>.</w:t>
      </w:r>
      <w:r w:rsidR="00FE2B14">
        <w:rPr>
          <w:rFonts w:ascii="Times New Roman" w:hAnsi="Times New Roman" w:cs="Times New Roman"/>
        </w:rPr>
        <w:t xml:space="preserve"> SEM was then used to test models with layers based on empirical and theoretical hypotheses.</w:t>
      </w:r>
      <w:r w:rsidR="00E97A92">
        <w:rPr>
          <w:rFonts w:ascii="Times New Roman" w:hAnsi="Times New Roman" w:cs="Times New Roman"/>
        </w:rPr>
        <w:t xml:space="preserve"> </w:t>
      </w:r>
      <w:r w:rsidR="00C5728C">
        <w:rPr>
          <w:rFonts w:ascii="Times New Roman" w:hAnsi="Times New Roman" w:cs="Times New Roman"/>
        </w:rPr>
        <w:t>We clarified as follows (lines XXX):</w:t>
      </w:r>
    </w:p>
    <w:p w14:paraId="1992E1B7" w14:textId="77777777" w:rsidR="00C5728C" w:rsidRDefault="00C5728C" w:rsidP="00C5728C">
      <w:pPr>
        <w:shd w:val="clear" w:color="auto" w:fill="E2EFD9" w:themeFill="accent6" w:themeFillTint="33"/>
        <w:rPr>
          <w:rFonts w:ascii="Times New Roman" w:hAnsi="Times New Roman" w:cs="Times New Roman"/>
        </w:rPr>
      </w:pPr>
    </w:p>
    <w:p w14:paraId="66101F18" w14:textId="05462AFE" w:rsidR="00224423" w:rsidRPr="00A16DFA" w:rsidRDefault="00C5728C" w:rsidP="00C5728C">
      <w:pPr>
        <w:shd w:val="clear" w:color="auto" w:fill="E2EFD9" w:themeFill="accent6" w:themeFillTint="33"/>
        <w:rPr>
          <w:rFonts w:ascii="Times" w:eastAsia="Times New Roman" w:hAnsi="Times" w:cs="Arial"/>
          <w:color w:val="222222"/>
          <w:shd w:val="clear" w:color="auto" w:fill="FFFFFF"/>
        </w:rPr>
      </w:pPr>
      <w:r w:rsidRPr="00C5728C">
        <w:rPr>
          <w:rFonts w:ascii="Times New Roman" w:hAnsi="Times New Roman" w:cs="Times New Roman"/>
          <w:i/>
          <w:iCs/>
        </w:rPr>
        <w:t>using exploratory factor analysis (EFA, to gain insights into the structure), and structural equation modelling (SEM, to model and test different hierarchical models)</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3D792199"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w:t>
      </w:r>
      <w:r w:rsidR="004D671E" w:rsidRPr="004D671E">
        <w:rPr>
          <w:rFonts w:ascii="Times New Roman" w:hAnsi="Times New Roman" w:cs="Times New Roman"/>
        </w:rPr>
        <w:lastRenderedPageBreak/>
        <w:t xml:space="preserve">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more easy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purple-ish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Now, from the plots alone, it is not obvious was distinguishes the illusions were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Ponzo and Müller-Lyer,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lastRenderedPageBreak/>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closing up the space with the red lines (this is particularly salient for White, Ponzo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Muller-Lyer,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lastRenderedPageBreak/>
        <w:t xml:space="preserve">Participants were first given a brief demographic survey, </w:t>
      </w:r>
      <w:commentRangeStart w:id="11"/>
      <w:r w:rsidRPr="004D671E">
        <w:rPr>
          <w:rFonts w:ascii="Times New Roman" w:hAnsi="Times New Roman" w:cs="Times New Roman"/>
          <w:i/>
          <w:iCs/>
        </w:rPr>
        <w:t>which collected information regarding their age, gender, country of birth, ethnicity, and highest attained education leve</w:t>
      </w:r>
      <w:commentRangeEnd w:id="11"/>
      <w:r w:rsidR="004D671E">
        <w:rPr>
          <w:rStyle w:val="CommentReference"/>
        </w:rPr>
        <w:commentReference w:id="11"/>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20"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21"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How did the authors encourage/motivate over 1000 trials per participant in an online study? This in itself is impressive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28FB2662"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Did all participants take part on laptops? Or was it possible on phones and tablets too It is mentioned that screen size was measured (Line 188) – how was screen size measured? Was a screen scaling method i.e.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68DDBB79"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lastRenderedPageBreak/>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built-in “browser-check” function by jsPsych</w:t>
      </w:r>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64EBE95B"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ins w:id="12" w:author="Dominique Makowski (Dr)" w:date="2022-12-30T17:26:00Z">
        <w:r w:rsidR="003616A5">
          <w:rPr>
            <w:rFonts w:ascii="Times New Roman" w:hAnsi="Times New Roman" w:cs="Times New Roman"/>
            <w:i/>
            <w:iCs/>
          </w:rPr>
          <w:t xml:space="preserve"> measure of</w:t>
        </w:r>
      </w:ins>
      <w:r w:rsidRPr="003D255F">
        <w:rPr>
          <w:rFonts w:ascii="Times New Roman" w:hAnsi="Times New Roman" w:cs="Times New Roman"/>
          <w:i/>
          <w:iCs/>
        </w:rPr>
        <w:t xml:space="preserve"> screen size </w:t>
      </w:r>
      <w:ins w:id="13" w:author="Dominique Makowski (Dr)" w:date="2022-12-30T17:26:00Z">
        <w:r w:rsidR="003616A5">
          <w:rPr>
            <w:rFonts w:ascii="Times New Roman" w:hAnsi="Times New Roman" w:cs="Times New Roman"/>
            <w:i/>
            <w:iCs/>
          </w:rPr>
          <w:t>used</w:t>
        </w:r>
      </w:ins>
      <w:ins w:id="14" w:author="Dominique Makowski (Dr)" w:date="2022-12-30T17:27:00Z">
        <w:r w:rsidR="003616A5">
          <w:rPr>
            <w:rFonts w:ascii="Times New Roman" w:hAnsi="Times New Roman" w:cs="Times New Roman"/>
            <w:i/>
            <w:iCs/>
          </w:rPr>
          <w:t xml:space="preserve">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w:t>
        </w:r>
      </w:ins>
      <w:ins w:id="15" w:author="Dominique Makowski (Dr)" w:date="2022-12-30T17:26:00Z">
        <w:r w:rsidR="003616A5">
          <w:rPr>
            <w:rFonts w:ascii="Times New Roman" w:hAnsi="Times New Roman" w:cs="Times New Roman"/>
            <w:i/>
            <w:iCs/>
          </w:rPr>
          <w:t xml:space="preserve"> </w:t>
        </w:r>
      </w:ins>
      <w:r w:rsidRPr="003D255F">
        <w:rPr>
          <w:rFonts w:ascii="Times New Roman" w:hAnsi="Times New Roman" w:cs="Times New Roman"/>
          <w:i/>
          <w:iCs/>
        </w:rPr>
        <w:t>is</w:t>
      </w:r>
      <w:ins w:id="16" w:author="Dominique Makowski (Dr)" w:date="2022-12-30T17:27:00Z">
        <w:r w:rsidR="003616A5">
          <w:rPr>
            <w:rFonts w:ascii="Times New Roman" w:hAnsi="Times New Roman" w:cs="Times New Roman"/>
            <w:i/>
            <w:iCs/>
          </w:rPr>
          <w:t xml:space="preserve"> only</w:t>
        </w:r>
      </w:ins>
      <w:r w:rsidRPr="003D255F">
        <w:rPr>
          <w:rFonts w:ascii="Times New Roman" w:hAnsi="Times New Roman" w:cs="Times New Roman"/>
          <w:i/>
          <w:iCs/>
        </w:rPr>
        <w:t xml:space="preserve"> a proxy of the true </w:t>
      </w:r>
      <w:ins w:id="17" w:author="Dominique Makowski (Dr)" w:date="2022-12-30T17:27:00Z">
        <w:r w:rsidR="003616A5">
          <w:rPr>
            <w:rFonts w:ascii="Times New Roman" w:hAnsi="Times New Roman" w:cs="Times New Roman"/>
            <w:i/>
            <w:iCs/>
          </w:rPr>
          <w:t xml:space="preserve">physical </w:t>
        </w:r>
      </w:ins>
      <w:r w:rsidRPr="003D255F">
        <w:rPr>
          <w:rFonts w:ascii="Times New Roman" w:hAnsi="Times New Roman" w:cs="Times New Roman"/>
          <w:i/>
          <w:iCs/>
        </w:rPr>
        <w:t>screen size</w:t>
      </w:r>
      <w:del w:id="18" w:author="Dominique Makowski (Dr)" w:date="2022-12-30T17:27:00Z">
        <w:r w:rsidRPr="003D255F" w:rsidDel="003616A5">
          <w:rPr>
            <w:rFonts w:ascii="Times New Roman" w:hAnsi="Times New Roman" w:cs="Times New Roman"/>
            <w:i/>
            <w:iCs/>
          </w:rPr>
          <w:delText>, measured using the number of pixels</w:delText>
        </w:r>
      </w:del>
      <w:r w:rsidRPr="003D255F">
        <w:rPr>
          <w:rFonts w:ascii="Times New Roman" w:hAnsi="Times New Roman" w:cs="Times New Roman"/>
          <w:i/>
          <w:iCs/>
        </w:rPr>
        <w:t>.</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r w:rsidR="001A0BBA">
        <w:rPr>
          <w:rFonts w:ascii="Times New Roman" w:hAnsi="Times New Roman" w:cs="Times New Roman"/>
        </w:rPr>
        <w:t xml:space="preserve">That being said, we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 .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150 “The task was implemented using jsPsych”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The task was implemented using jsPsych (De Leeuw, 2015) and hosted on Pavlovia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to prevent overloading Pavlovia’s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2BF2A4F8" w14:textId="0FA66EE5" w:rsidR="00994FAF" w:rsidRDefault="00647E61" w:rsidP="00DA3A6F">
      <w:pPr>
        <w:shd w:val="clear" w:color="auto" w:fill="E2EFD9" w:themeFill="accent6" w:themeFillTint="33"/>
        <w:rPr>
          <w:rFonts w:ascii="Times New Roman" w:hAnsi="Times New Roman" w:cs="Times New Roman"/>
        </w:rPr>
      </w:pPr>
      <w:r>
        <w:rPr>
          <w:rFonts w:ascii="Times New Roman" w:hAnsi="Times New Roman" w:cs="Times New Roman"/>
        </w:rPr>
        <w:t>To complete our answer to Reviewer 1 about ensuring data quality, “implausibly fast” refers here to 1)</w:t>
      </w:r>
      <w:r w:rsidR="00994FAF">
        <w:rPr>
          <w:rFonts w:ascii="Times New Roman" w:hAnsi="Times New Roman" w:cs="Times New Roman"/>
        </w:rPr>
        <w:t xml:space="preserve"> trials with less than 125ms (a lenient lower-bound threshold, much shorter than the P200 ERP wave before which meaningful perceptual processing + motor response is unlikely) and 2) participants with visually salient non-typical RT distributions, based on this figure: </w:t>
      </w:r>
      <w:hyperlink r:id="rId23" w:history="1">
        <w:r w:rsidR="00994FAF" w:rsidRPr="00627A92">
          <w:rPr>
            <w:rStyle w:val="Hyperlink"/>
          </w:rPr>
          <w:t>https://github.com/RealityBending/IllusionGameValidation/blob/main/study2/figures/outliers_RT-1.png</w:t>
        </w:r>
      </w:hyperlink>
      <w:r w:rsidR="00994FAF">
        <w:rPr>
          <w:rFonts w:ascii="Times New Roman" w:hAnsi="Times New Roman" w:cs="Times New Roman"/>
        </w:rPr>
        <w:t xml:space="preserve"> (takes time to load).</w:t>
      </w:r>
    </w:p>
    <w:p w14:paraId="75C9A85B" w14:textId="3F170275" w:rsidR="00994FAF" w:rsidRDefault="00994FAF" w:rsidP="00DA3A6F">
      <w:pPr>
        <w:shd w:val="clear" w:color="auto" w:fill="E2EFD9" w:themeFill="accent6" w:themeFillTint="33"/>
        <w:rPr>
          <w:rFonts w:ascii="Times New Roman" w:hAnsi="Times New Roman" w:cs="Times New Roman"/>
        </w:rPr>
      </w:pPr>
    </w:p>
    <w:p w14:paraId="5EAF595D" w14:textId="5EF69892" w:rsidR="00994FAF" w:rsidRDefault="00994FAF" w:rsidP="00DA3A6F">
      <w:pPr>
        <w:shd w:val="clear" w:color="auto" w:fill="E2EFD9" w:themeFill="accent6" w:themeFillTint="33"/>
        <w:rPr>
          <w:rFonts w:ascii="Times New Roman" w:hAnsi="Times New Roman" w:cs="Times New Roman"/>
        </w:rPr>
      </w:pPr>
      <w:r>
        <w:rPr>
          <w:rFonts w:ascii="Times New Roman" w:hAnsi="Times New Roman" w:cs="Times New Roman"/>
        </w:rPr>
        <w:t xml:space="preserve">To illustrate, </w:t>
      </w:r>
      <w:r w:rsidR="008D2100">
        <w:rPr>
          <w:rFonts w:ascii="Times New Roman" w:hAnsi="Times New Roman" w:cs="Times New Roman"/>
        </w:rPr>
        <w:t>below are 3 participants with their RT distributions. The dashed-line correspond to the second block (after the personality questionnaires). The grey distribution area is the average distribution, which is quite narrow and well-defined (typical RT log-normal shape). The red dashed line is the 125 ms threshold for trial-wise exclusion. In blue is a typical participant, and in red is a participant which we labelled as outlier</w:t>
      </w:r>
      <w:r w:rsidR="006A0061">
        <w:rPr>
          <w:rFonts w:ascii="Times New Roman" w:hAnsi="Times New Roman" w:cs="Times New Roman"/>
        </w:rPr>
        <w:t xml:space="preserve"> due to their salient pattern</w:t>
      </w:r>
      <w:r w:rsidR="008D2100">
        <w:rPr>
          <w:rFonts w:ascii="Times New Roman" w:hAnsi="Times New Roman" w:cs="Times New Roman"/>
        </w:rPr>
        <w:t>. In orange is one of the participants that has a first block that is normal</w:t>
      </w:r>
      <w:r w:rsidR="008D344E">
        <w:rPr>
          <w:rFonts w:ascii="Times New Roman" w:hAnsi="Times New Roman" w:cs="Times New Roman"/>
        </w:rPr>
        <w:t xml:space="preserve"> (kept)</w:t>
      </w:r>
      <w:r w:rsidR="008D2100">
        <w:rPr>
          <w:rFonts w:ascii="Times New Roman" w:hAnsi="Times New Roman" w:cs="Times New Roman"/>
        </w:rPr>
        <w:t>, and a bad second block</w:t>
      </w:r>
      <w:r w:rsidR="008D344E">
        <w:rPr>
          <w:rFonts w:ascii="Times New Roman" w:hAnsi="Times New Roman" w:cs="Times New Roman"/>
        </w:rPr>
        <w:t xml:space="preserve"> (excluded)</w:t>
      </w:r>
      <w:r w:rsidR="008D2100">
        <w:rPr>
          <w:rFonts w:ascii="Times New Roman" w:hAnsi="Times New Roman" w:cs="Times New Roman"/>
        </w:rPr>
        <w:t xml:space="preserve">. We think that these participants, after the personality questionnaires, </w:t>
      </w:r>
      <w:r w:rsidR="00341B8B">
        <w:rPr>
          <w:rFonts w:ascii="Times New Roman" w:hAnsi="Times New Roman" w:cs="Times New Roman"/>
        </w:rPr>
        <w:t>when</w:t>
      </w:r>
      <w:r w:rsidR="008D2100">
        <w:rPr>
          <w:rFonts w:ascii="Times New Roman" w:hAnsi="Times New Roman" w:cs="Times New Roman"/>
        </w:rPr>
        <w:t xml:space="preserve"> presented again with the same task as before, probably lost patience and tried to finish as fast as possible.</w:t>
      </w:r>
      <w:r w:rsidR="00EC6A53">
        <w:rPr>
          <w:rFonts w:ascii="Times New Roman" w:hAnsi="Times New Roman" w:cs="Times New Roman"/>
        </w:rPr>
        <w:t xml:space="preserve"> Note that we also cross-checked with other indices, and indeed the error rate for our “outliers” was close to 50%, which would be the rate expected for random answers. </w:t>
      </w:r>
    </w:p>
    <w:p w14:paraId="5B14E6BB" w14:textId="2DEF0C19" w:rsidR="008D2100" w:rsidRDefault="008D2100" w:rsidP="00DA3A6F">
      <w:pPr>
        <w:shd w:val="clear" w:color="auto" w:fill="E2EFD9" w:themeFill="accent6" w:themeFillTint="33"/>
        <w:rPr>
          <w:rFonts w:ascii="Times New Roman" w:hAnsi="Times New Roman" w:cs="Times New Roman"/>
        </w:rPr>
      </w:pPr>
    </w:p>
    <w:p w14:paraId="166535C8" w14:textId="3F49614D" w:rsidR="008D2100" w:rsidRDefault="008D2100" w:rsidP="00DA3A6F">
      <w:pPr>
        <w:shd w:val="clear" w:color="auto" w:fill="E2EFD9" w:themeFill="accent6" w:themeFillTint="33"/>
        <w:rPr>
          <w:rFonts w:ascii="Times New Roman" w:hAnsi="Times New Roman" w:cs="Times New Roman"/>
        </w:rPr>
      </w:pPr>
      <w:r>
        <w:rPr>
          <w:rFonts w:ascii="Times New Roman" w:hAnsi="Times New Roman" w:cs="Times New Roman"/>
          <w:noProof/>
        </w:rPr>
        <w:drawing>
          <wp:inline distT="0" distB="0" distL="0" distR="0" wp14:anchorId="23C4E3B2" wp14:editId="1A69CCA0">
            <wp:extent cx="5455939" cy="1814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7820" cy="1818146"/>
                    </a:xfrm>
                    <a:prstGeom prst="rect">
                      <a:avLst/>
                    </a:prstGeom>
                    <a:noFill/>
                  </pic:spPr>
                </pic:pic>
              </a:graphicData>
            </a:graphic>
          </wp:inline>
        </w:drawing>
      </w:r>
    </w:p>
    <w:p w14:paraId="289AA7C7" w14:textId="6FF2A637" w:rsidR="00647E61" w:rsidRDefault="00647E61" w:rsidP="00DA3A6F">
      <w:pPr>
        <w:shd w:val="clear" w:color="auto" w:fill="E2EFD9" w:themeFill="accent6" w:themeFillTint="33"/>
        <w:rPr>
          <w:rFonts w:ascii="Times New Roman" w:hAnsi="Times New Roman" w:cs="Times New Roman"/>
        </w:rPr>
      </w:pPr>
    </w:p>
    <w:p w14:paraId="33956027" w14:textId="77777777" w:rsidR="008D2100" w:rsidRDefault="008D2100" w:rsidP="00DA3A6F">
      <w:pPr>
        <w:shd w:val="clear" w:color="auto" w:fill="E2EFD9" w:themeFill="accent6" w:themeFillTint="33"/>
        <w:rPr>
          <w:rFonts w:ascii="Times" w:eastAsia="Times New Roman" w:hAnsi="Times" w:cs="Arial"/>
          <w:color w:val="222222"/>
          <w:highlight w:val="yellow"/>
          <w:shd w:val="clear" w:color="auto" w:fill="FFFFFF"/>
        </w:rPr>
      </w:pPr>
    </w:p>
    <w:p w14:paraId="13678F0E" w14:textId="1627034F" w:rsidR="00853BC2" w:rsidRPr="00DA3A6F" w:rsidRDefault="008D2100" w:rsidP="00DA3A6F">
      <w:pPr>
        <w:shd w:val="clear" w:color="auto" w:fill="E2EFD9" w:themeFill="accent6" w:themeFillTint="33"/>
        <w:rPr>
          <w:rFonts w:ascii="Times New Roman" w:hAnsi="Times New Roman" w:cs="Times New Roman"/>
        </w:rPr>
      </w:pPr>
      <w:r w:rsidRPr="00DA3A6F">
        <w:rPr>
          <w:rFonts w:ascii="Times New Roman" w:hAnsi="Times New Roman" w:cs="Times New Roman"/>
        </w:rPr>
        <w:t>We</w:t>
      </w:r>
      <w:r w:rsidR="00853BC2" w:rsidRPr="00DA3A6F">
        <w:rPr>
          <w:rFonts w:ascii="Times New Roman" w:hAnsi="Times New Roman" w:cs="Times New Roman"/>
        </w:rPr>
        <w:t xml:space="preserve"> clarified in the Participants section (lines XX):</w:t>
      </w:r>
    </w:p>
    <w:p w14:paraId="4EBF8795" w14:textId="77777777" w:rsidR="00853BC2" w:rsidRPr="00DA3A6F" w:rsidRDefault="00853BC2" w:rsidP="00DA3A6F">
      <w:pPr>
        <w:shd w:val="clear" w:color="auto" w:fill="E2EFD9" w:themeFill="accent6" w:themeFillTint="33"/>
        <w:rPr>
          <w:rFonts w:ascii="Times New Roman" w:hAnsi="Times New Roman" w:cs="Times New Roman"/>
        </w:rPr>
      </w:pPr>
    </w:p>
    <w:p w14:paraId="7FEBC378" w14:textId="257CB336" w:rsidR="00627A40" w:rsidRPr="00DA3A6F" w:rsidRDefault="00853BC2" w:rsidP="00DA3A6F">
      <w:pPr>
        <w:shd w:val="clear" w:color="auto" w:fill="E2EFD9" w:themeFill="accent6" w:themeFillTint="33"/>
        <w:rPr>
          <w:rFonts w:ascii="Times New Roman" w:hAnsi="Times New Roman" w:cs="Times New Roman"/>
          <w:i/>
          <w:iCs/>
        </w:rPr>
      </w:pPr>
      <w:r w:rsidRPr="00DA3A6F">
        <w:rPr>
          <w:rFonts w:ascii="Times New Roman" w:hAnsi="Times New Roman" w:cs="Times New Roman"/>
          <w:i/>
          <w:iCs/>
        </w:rPr>
        <w:t xml:space="preserve">We excluded 6 participants upon inspection of the average error rate (when close to 50%, suggesting random answers), and reaction time distribution (when implausibly fast relative to the </w:t>
      </w:r>
      <w:del w:id="19" w:author="Dominique Makowski (Dr)" w:date="2023-01-01T12:26:00Z">
        <w:r w:rsidRPr="00DA3A6F" w:rsidDel="006C5422">
          <w:rPr>
            <w:rFonts w:ascii="Times New Roman" w:hAnsi="Times New Roman" w:cs="Times New Roman"/>
            <w:i/>
            <w:iCs/>
          </w:rPr>
          <w:delText xml:space="preserve">typical </w:delText>
        </w:r>
      </w:del>
      <w:ins w:id="20" w:author="Dominique Makowski (Dr)" w:date="2023-01-01T12:26:00Z">
        <w:r w:rsidR="006C5422">
          <w:rPr>
            <w:rFonts w:ascii="Times New Roman" w:hAnsi="Times New Roman" w:cs="Times New Roman"/>
            <w:i/>
            <w:iCs/>
          </w:rPr>
          <w:t>average</w:t>
        </w:r>
        <w:r w:rsidR="006C5422" w:rsidRPr="00DA3A6F">
          <w:rPr>
            <w:rFonts w:ascii="Times New Roman" w:hAnsi="Times New Roman" w:cs="Times New Roman"/>
            <w:i/>
            <w:iCs/>
          </w:rPr>
          <w:t xml:space="preserve"> </w:t>
        </w:r>
      </w:ins>
      <w:r w:rsidRPr="00DA3A6F">
        <w:rPr>
          <w:rFonts w:ascii="Times New Roman" w:hAnsi="Times New Roman" w:cs="Times New Roman"/>
          <w:i/>
          <w:iCs/>
        </w:rPr>
        <w:t xml:space="preserve">RT distribution). For the remaining participants, we discarded blocks with more than 50% of errors (2.16% of trials), possibly indicating that instructions were </w:t>
      </w:r>
      <w:r w:rsidRPr="00DA3A6F">
        <w:rPr>
          <w:rFonts w:ascii="Times New Roman" w:hAnsi="Times New Roman" w:cs="Times New Roman"/>
          <w:i/>
          <w:iCs/>
        </w:rPr>
        <w:lastRenderedPageBreak/>
        <w:t xml:space="preserve">misunderstood (e.g., participants focused on the shorter line instead of the longer one), and 0.76% trials with extreme response times (&lt; 125 ms or &gt; 4 SD above mean RT).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For someone not familiar with each illusion it isn’t immediately clear how each image is “stronger” than the other. Perhaps also add to each what the question was i.e.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legend – please clarify what the x and y axes of the bottom plots correspond to i.e.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3B54B0F2"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The upper plots show the illusion sensitivity scores as a function of sex and age (solid lines indicate significant relationships). Bottom plots show the correlation between the general factor (Factor i)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lastRenderedPageBreak/>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6"/>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3"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4"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5" w:author="Dominique Makowski (Dr)" w:date="2022-12-31T19:41:00Z" w:initials="DM(">
    <w:p w14:paraId="7F76E121" w14:textId="77777777" w:rsidR="00364ED8" w:rsidRDefault="00364ED8" w:rsidP="00466EB0">
      <w:pPr>
        <w:pStyle w:val="CommentText"/>
      </w:pPr>
      <w:r>
        <w:rPr>
          <w:rStyle w:val="CommentReference"/>
        </w:rPr>
        <w:annotationRef/>
      </w:r>
      <w:r>
        <w:rPr>
          <w:lang w:val="fr-FR"/>
        </w:rPr>
        <w:t>To-do edit the descriptions</w:t>
      </w:r>
    </w:p>
  </w:comment>
  <w:comment w:id="6" w:author="Dominique Makowski (Dr)" w:date="2023-01-01T12:06:00Z" w:initials="DM(">
    <w:p w14:paraId="3AE4C4BE" w14:textId="77777777" w:rsidR="00994FAF" w:rsidRDefault="00994FAF" w:rsidP="00CD3A8E">
      <w:pPr>
        <w:pStyle w:val="CommentText"/>
      </w:pPr>
      <w:r>
        <w:rPr>
          <w:rStyle w:val="CommentReference"/>
        </w:rPr>
        <w:annotationRef/>
      </w:r>
      <w:r>
        <w:rPr>
          <w:lang w:val="fr-FR"/>
        </w:rPr>
        <w:t>Anshu double check the desriptions if it's correct (I think I changed some of the directions of effects)</w:t>
      </w:r>
    </w:p>
  </w:comment>
  <w:comment w:id="10" w:author="TE AN SHU" w:date="2022-12-29T17:03:00Z" w:initials="TAS">
    <w:p w14:paraId="069C313A" w14:textId="3F877A91" w:rsidR="00795F4B" w:rsidRDefault="00795F4B" w:rsidP="00D30C2A">
      <w:pPr>
        <w:pStyle w:val="CommentText"/>
      </w:pPr>
      <w:r>
        <w:rPr>
          <w:rStyle w:val="CommentReference"/>
        </w:rPr>
        <w:annotationRef/>
      </w:r>
      <w:r>
        <w:t>To do</w:t>
      </w:r>
    </w:p>
  </w:comment>
  <w:comment w:id="11" w:author="Dominique Makowski (Dr)" w:date="2022-12-29T11:15:00Z" w:initials="DM(">
    <w:p w14:paraId="30ECB784" w14:textId="701F60DD"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1"/>
  <w15:commentEx w15:paraId="0CFDAFF8" w15:paraIdParent="05463984" w15:done="1"/>
  <w15:commentEx w15:paraId="7F76E121" w15:done="1"/>
  <w15:commentEx w15:paraId="3AE4C4BE" w15:done="0"/>
  <w15:commentEx w15:paraId="069C313A" w15:done="1"/>
  <w15:commentEx w15:paraId="2F4161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B0EE7" w16cex:dateUtc="2022-12-31T11:41:00Z"/>
  <w16cex:commentExtensible w16cex:durableId="275BF5AA" w16cex:dateUtc="2023-01-01T04:06:00Z"/>
  <w16cex:commentExtensible w16cex:durableId="275846D6" w16cex:dateUtc="2022-12-29T09:03:00Z"/>
  <w16cex:commentExtensible w16cex:durableId="2757F553" w16cex:dateUtc="2022-12-2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7F76E121" w16cid:durableId="275B0EE7"/>
  <w16cid:commentId w16cid:paraId="3AE4C4BE" w16cid:durableId="275BF5AA"/>
  <w16cid:commentId w16cid:paraId="069C313A" w16cid:durableId="275846D6"/>
  <w16cid:commentId w16cid:paraId="2F416137" w16cid:durableId="2757F5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264F" w14:textId="77777777" w:rsidR="00D8196F" w:rsidRDefault="00D8196F" w:rsidP="00521A36">
      <w:r>
        <w:separator/>
      </w:r>
    </w:p>
  </w:endnote>
  <w:endnote w:type="continuationSeparator" w:id="0">
    <w:p w14:paraId="331DD2CB" w14:textId="77777777" w:rsidR="00D8196F" w:rsidRDefault="00D8196F" w:rsidP="00521A36">
      <w:r>
        <w:continuationSeparator/>
      </w:r>
    </w:p>
  </w:endnote>
  <w:endnote w:type="continuationNotice" w:id="1">
    <w:p w14:paraId="3BB271F9" w14:textId="77777777" w:rsidR="00D8196F" w:rsidRDefault="00D819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FD888" w14:textId="77777777" w:rsidR="00D8196F" w:rsidRDefault="00D8196F" w:rsidP="00521A36">
      <w:r>
        <w:separator/>
      </w:r>
    </w:p>
  </w:footnote>
  <w:footnote w:type="continuationSeparator" w:id="0">
    <w:p w14:paraId="6F4AA3DE" w14:textId="77777777" w:rsidR="00D8196F" w:rsidRDefault="00D8196F" w:rsidP="00521A36">
      <w:r>
        <w:continuationSeparator/>
      </w:r>
    </w:p>
  </w:footnote>
  <w:footnote w:type="continuationNotice" w:id="1">
    <w:p w14:paraId="70E2D914" w14:textId="77777777" w:rsidR="00D8196F" w:rsidRDefault="00D819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614"/>
    <w:rsid w:val="0000176F"/>
    <w:rsid w:val="00021A15"/>
    <w:rsid w:val="00026D96"/>
    <w:rsid w:val="00037041"/>
    <w:rsid w:val="00037F95"/>
    <w:rsid w:val="00040C7C"/>
    <w:rsid w:val="00040CF4"/>
    <w:rsid w:val="00041795"/>
    <w:rsid w:val="00043DD1"/>
    <w:rsid w:val="00045187"/>
    <w:rsid w:val="000539CC"/>
    <w:rsid w:val="00064661"/>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73B0D"/>
    <w:rsid w:val="00273C16"/>
    <w:rsid w:val="00296D22"/>
    <w:rsid w:val="00297554"/>
    <w:rsid w:val="002A51FF"/>
    <w:rsid w:val="002D3CC0"/>
    <w:rsid w:val="002E7B0E"/>
    <w:rsid w:val="002F078C"/>
    <w:rsid w:val="00300EBE"/>
    <w:rsid w:val="00306AB3"/>
    <w:rsid w:val="00311C6D"/>
    <w:rsid w:val="003150E4"/>
    <w:rsid w:val="0031658E"/>
    <w:rsid w:val="003249B8"/>
    <w:rsid w:val="00332742"/>
    <w:rsid w:val="00341B8B"/>
    <w:rsid w:val="003616A5"/>
    <w:rsid w:val="00364ED8"/>
    <w:rsid w:val="00371B30"/>
    <w:rsid w:val="003A4598"/>
    <w:rsid w:val="003A5352"/>
    <w:rsid w:val="003A6A65"/>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62DDB"/>
    <w:rsid w:val="005701F4"/>
    <w:rsid w:val="00571441"/>
    <w:rsid w:val="005729E7"/>
    <w:rsid w:val="00573DA6"/>
    <w:rsid w:val="00576928"/>
    <w:rsid w:val="00581A39"/>
    <w:rsid w:val="00593970"/>
    <w:rsid w:val="005969B2"/>
    <w:rsid w:val="005A3C57"/>
    <w:rsid w:val="005C4A48"/>
    <w:rsid w:val="005D0D2C"/>
    <w:rsid w:val="005E4169"/>
    <w:rsid w:val="00600225"/>
    <w:rsid w:val="00613609"/>
    <w:rsid w:val="006165C8"/>
    <w:rsid w:val="00627A40"/>
    <w:rsid w:val="00647E61"/>
    <w:rsid w:val="006572A4"/>
    <w:rsid w:val="00657CEB"/>
    <w:rsid w:val="00662210"/>
    <w:rsid w:val="00662E55"/>
    <w:rsid w:val="006702C4"/>
    <w:rsid w:val="00672036"/>
    <w:rsid w:val="00686A1D"/>
    <w:rsid w:val="006A0061"/>
    <w:rsid w:val="006A032A"/>
    <w:rsid w:val="006A3701"/>
    <w:rsid w:val="006A768C"/>
    <w:rsid w:val="006C5341"/>
    <w:rsid w:val="006C5422"/>
    <w:rsid w:val="006D5517"/>
    <w:rsid w:val="006E4546"/>
    <w:rsid w:val="006E656A"/>
    <w:rsid w:val="006F1FDC"/>
    <w:rsid w:val="00716F87"/>
    <w:rsid w:val="00722677"/>
    <w:rsid w:val="00727217"/>
    <w:rsid w:val="00734C18"/>
    <w:rsid w:val="00747FB9"/>
    <w:rsid w:val="00756FC5"/>
    <w:rsid w:val="00772477"/>
    <w:rsid w:val="00775EB5"/>
    <w:rsid w:val="00776538"/>
    <w:rsid w:val="0079355D"/>
    <w:rsid w:val="007944C6"/>
    <w:rsid w:val="00795F4B"/>
    <w:rsid w:val="007B2845"/>
    <w:rsid w:val="007B3702"/>
    <w:rsid w:val="007D4F51"/>
    <w:rsid w:val="007D59A7"/>
    <w:rsid w:val="007E034A"/>
    <w:rsid w:val="007E1B04"/>
    <w:rsid w:val="007E200E"/>
    <w:rsid w:val="008027CD"/>
    <w:rsid w:val="00802812"/>
    <w:rsid w:val="00811D31"/>
    <w:rsid w:val="008235EA"/>
    <w:rsid w:val="00843998"/>
    <w:rsid w:val="00853BC2"/>
    <w:rsid w:val="00864E60"/>
    <w:rsid w:val="0086532B"/>
    <w:rsid w:val="00871A3D"/>
    <w:rsid w:val="008732BC"/>
    <w:rsid w:val="00886734"/>
    <w:rsid w:val="008941BB"/>
    <w:rsid w:val="00896AE7"/>
    <w:rsid w:val="008A080A"/>
    <w:rsid w:val="008A2813"/>
    <w:rsid w:val="008A5202"/>
    <w:rsid w:val="008C5180"/>
    <w:rsid w:val="008C5969"/>
    <w:rsid w:val="008D2100"/>
    <w:rsid w:val="008D344E"/>
    <w:rsid w:val="008D49EE"/>
    <w:rsid w:val="008D7FAF"/>
    <w:rsid w:val="008E1FD3"/>
    <w:rsid w:val="008F19A0"/>
    <w:rsid w:val="00920182"/>
    <w:rsid w:val="00920F46"/>
    <w:rsid w:val="00923517"/>
    <w:rsid w:val="00932533"/>
    <w:rsid w:val="009325E3"/>
    <w:rsid w:val="0093483C"/>
    <w:rsid w:val="009437A6"/>
    <w:rsid w:val="00946182"/>
    <w:rsid w:val="00957A91"/>
    <w:rsid w:val="00982609"/>
    <w:rsid w:val="0098536D"/>
    <w:rsid w:val="00994073"/>
    <w:rsid w:val="00994FAF"/>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41235"/>
    <w:rsid w:val="00B4739C"/>
    <w:rsid w:val="00B54885"/>
    <w:rsid w:val="00B802A6"/>
    <w:rsid w:val="00B91187"/>
    <w:rsid w:val="00BA6EF8"/>
    <w:rsid w:val="00BD15C6"/>
    <w:rsid w:val="00BE5AD9"/>
    <w:rsid w:val="00BF1892"/>
    <w:rsid w:val="00BF27AA"/>
    <w:rsid w:val="00BF464C"/>
    <w:rsid w:val="00BF6CA8"/>
    <w:rsid w:val="00C067AE"/>
    <w:rsid w:val="00C124AB"/>
    <w:rsid w:val="00C17F0F"/>
    <w:rsid w:val="00C266F1"/>
    <w:rsid w:val="00C54D59"/>
    <w:rsid w:val="00C5728C"/>
    <w:rsid w:val="00C71999"/>
    <w:rsid w:val="00C748B9"/>
    <w:rsid w:val="00C8620B"/>
    <w:rsid w:val="00CB2A74"/>
    <w:rsid w:val="00CC5020"/>
    <w:rsid w:val="00CD22AD"/>
    <w:rsid w:val="00CF1778"/>
    <w:rsid w:val="00CF2C75"/>
    <w:rsid w:val="00D122EE"/>
    <w:rsid w:val="00D214B3"/>
    <w:rsid w:val="00D3058A"/>
    <w:rsid w:val="00D41B73"/>
    <w:rsid w:val="00D470E6"/>
    <w:rsid w:val="00D50077"/>
    <w:rsid w:val="00D51574"/>
    <w:rsid w:val="00D53E25"/>
    <w:rsid w:val="00D61255"/>
    <w:rsid w:val="00D65557"/>
    <w:rsid w:val="00D71B78"/>
    <w:rsid w:val="00D76B63"/>
    <w:rsid w:val="00D8196F"/>
    <w:rsid w:val="00DA1367"/>
    <w:rsid w:val="00DA3A6F"/>
    <w:rsid w:val="00DC57B0"/>
    <w:rsid w:val="00DD3822"/>
    <w:rsid w:val="00DD7646"/>
    <w:rsid w:val="00DF2462"/>
    <w:rsid w:val="00E11D04"/>
    <w:rsid w:val="00E22ECF"/>
    <w:rsid w:val="00E31540"/>
    <w:rsid w:val="00E811D5"/>
    <w:rsid w:val="00E82EFD"/>
    <w:rsid w:val="00E85F69"/>
    <w:rsid w:val="00E915B0"/>
    <w:rsid w:val="00E97A92"/>
    <w:rsid w:val="00EA1211"/>
    <w:rsid w:val="00EA2E8A"/>
    <w:rsid w:val="00EB765F"/>
    <w:rsid w:val="00EC4DE6"/>
    <w:rsid w:val="00EC6A53"/>
    <w:rsid w:val="00ED3FE3"/>
    <w:rsid w:val="00EF67CB"/>
    <w:rsid w:val="00F00707"/>
    <w:rsid w:val="00F10081"/>
    <w:rsid w:val="00F10F3E"/>
    <w:rsid w:val="00F34A84"/>
    <w:rsid w:val="00F37723"/>
    <w:rsid w:val="00F41D8E"/>
    <w:rsid w:val="00F53F93"/>
    <w:rsid w:val="00F557E2"/>
    <w:rsid w:val="00F65F6A"/>
    <w:rsid w:val="00F7085B"/>
    <w:rsid w:val="00F818A4"/>
    <w:rsid w:val="00F95847"/>
    <w:rsid w:val="00FD40DF"/>
    <w:rsid w:val="00FE077E"/>
    <w:rsid w:val="00FE2B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2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161237491">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194028812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ealitybending.github.io/IllusionGameValidation/study2/study2.html"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RealityBending/IllusionGameValidation/blob/79241e21c8f65c20271ede37aa7687320e886bde/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ealityBending/IllusionGameValidation/blob/main/study2/figures/outliers_RTtrials-1.png"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alitybending.github.io/IllusionGameValidation/study2/study2.html" TargetMode="External"/><Relationship Id="rId20" Type="http://schemas.openxmlformats.org/officeDocument/2006/relationships/hyperlink" Target="https://realitybending.github.io/IllusionGameValidation/study2/index.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RealityBending/IllusionGameValidation/blob/main/study2/figures/outliers_RT-1.png" TargetMode="External"/><Relationship Id="rId23" Type="http://schemas.openxmlformats.org/officeDocument/2006/relationships/hyperlink" Target="https://github.com/RealityBending/IllusionGameValidation/blob/main/study2/figures/outliers_RT-1.pn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16</Pages>
  <Words>4756</Words>
  <Characters>27112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67</cp:revision>
  <dcterms:created xsi:type="dcterms:W3CDTF">2022-06-23T06:24:00Z</dcterms:created>
  <dcterms:modified xsi:type="dcterms:W3CDTF">2023-01-01T05:17:00Z</dcterms:modified>
</cp:coreProperties>
</file>